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Правительство Российской Федерации</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автономное образовательное </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учреждение высшего образования</w:t>
      </w:r>
    </w:p>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«Высшая школа экономики»</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гуманитарных наук</w:t>
      </w:r>
    </w:p>
    <w:p w:rsidR="00000000" w:rsidDel="00000000" w:rsidP="00000000" w:rsidRDefault="00000000" w:rsidRPr="00000000" w14:paraId="0000000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Образовательная программа </w:t>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«Фундаментальная и компьютерная лингвистика»</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sz w:val="28"/>
          <w:szCs w:val="28"/>
          <w:rtl w:val="0"/>
        </w:rPr>
        <w:t xml:space="preserve">Эффект МакГурка в русском языке</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на английском: McGurk effect: data from Russian language</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 студентка 3 курса</w:t>
      </w:r>
    </w:p>
    <w:p w:rsidR="00000000" w:rsidDel="00000000" w:rsidP="00000000" w:rsidRDefault="00000000" w:rsidRPr="00000000" w14:paraId="00000017">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группы № 153</w:t>
      </w:r>
    </w:p>
    <w:p w:rsidR="00000000" w:rsidDel="00000000" w:rsidP="00000000" w:rsidRDefault="00000000" w:rsidRPr="00000000" w14:paraId="00000018">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Ирина Юрьевна</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Астафьева </w:t>
      </w:r>
      <w:r w:rsidDel="00000000" w:rsidR="00000000" w:rsidRPr="00000000">
        <w:rPr>
          <w:rtl w:val="0"/>
        </w:rPr>
      </w:r>
    </w:p>
    <w:p w:rsidR="00000000" w:rsidDel="00000000" w:rsidP="00000000" w:rsidRDefault="00000000" w:rsidRPr="00000000" w14:paraId="00000019">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p w:rsidR="00000000" w:rsidDel="00000000" w:rsidP="00000000" w:rsidRDefault="00000000" w:rsidRPr="00000000" w14:paraId="0000001B">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Георгий Алексеевич</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Мороз </w:t>
      </w:r>
      <w:r w:rsidDel="00000000" w:rsidR="00000000" w:rsidRPr="00000000">
        <w:rPr>
          <w:rtl w:val="0"/>
        </w:rPr>
      </w:r>
    </w:p>
    <w:p w:rsidR="00000000" w:rsidDel="00000000" w:rsidP="00000000" w:rsidRDefault="00000000" w:rsidRPr="00000000" w14:paraId="0000001C">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старший преподаватель</w:t>
      </w:r>
      <w:r w:rsidDel="00000000" w:rsidR="00000000" w:rsidRPr="00000000">
        <w:rPr>
          <w:rtl w:val="0"/>
        </w:rPr>
      </w:r>
    </w:p>
    <w:p w:rsidR="00000000" w:rsidDel="00000000" w:rsidP="00000000" w:rsidRDefault="00000000" w:rsidRPr="00000000" w14:paraId="0000001D">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2018 г.</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92p3q2a7w74y" w:id="0"/>
      <w:bookmarkEnd w:id="0"/>
      <w:r w:rsidDel="00000000" w:rsidR="00000000" w:rsidRPr="00000000">
        <w:rPr>
          <w:rFonts w:ascii="Times New Roman" w:cs="Times New Roman" w:eastAsia="Times New Roman" w:hAnsi="Times New Roman"/>
          <w:b w:val="1"/>
          <w:color w:val="000000"/>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92p3q2a7w74y">
            <w:r w:rsidDel="00000000" w:rsidR="00000000" w:rsidRPr="00000000">
              <w:rPr>
                <w:b w:val="1"/>
                <w:rtl w:val="0"/>
              </w:rPr>
              <w:t xml:space="preserve">Оглавление</w:t>
            </w:r>
          </w:hyperlink>
          <w:r w:rsidDel="00000000" w:rsidR="00000000" w:rsidRPr="00000000">
            <w:rPr>
              <w:b w:val="1"/>
              <w:rtl w:val="0"/>
            </w:rPr>
            <w:tab/>
          </w:r>
          <w:r w:rsidDel="00000000" w:rsidR="00000000" w:rsidRPr="00000000">
            <w:fldChar w:fldCharType="begin"/>
            <w:instrText xml:space="preserve"> PAGEREF _92p3q2a7w74y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l29sfaosb25p">
            <w:r w:rsidDel="00000000" w:rsidR="00000000" w:rsidRPr="00000000">
              <w:rPr>
                <w:b w:val="1"/>
                <w:rtl w:val="0"/>
              </w:rPr>
              <w:t xml:space="preserve">Введение в работу и обзор литературы</w:t>
            </w:r>
          </w:hyperlink>
          <w:r w:rsidDel="00000000" w:rsidR="00000000" w:rsidRPr="00000000">
            <w:rPr>
              <w:b w:val="1"/>
              <w:rtl w:val="0"/>
            </w:rPr>
            <w:tab/>
          </w:r>
          <w:r w:rsidDel="00000000" w:rsidR="00000000" w:rsidRPr="00000000">
            <w:fldChar w:fldCharType="begin"/>
            <w:instrText xml:space="preserve"> PAGEREF _l29sfaosb25p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pPr>
          <w:hyperlink w:anchor="_rjcrr73ag3yl">
            <w:r w:rsidDel="00000000" w:rsidR="00000000" w:rsidRPr="00000000">
              <w:rPr>
                <w:b w:val="1"/>
                <w:rtl w:val="0"/>
              </w:rPr>
              <w:t xml:space="preserve">Данные эксперимента на материале русского языка [Астафьева 2017]</w:t>
            </w:r>
          </w:hyperlink>
          <w:r w:rsidDel="00000000" w:rsidR="00000000" w:rsidRPr="00000000">
            <w:rPr>
              <w:b w:val="1"/>
              <w:rtl w:val="0"/>
            </w:rPr>
            <w:tab/>
          </w:r>
          <w:r w:rsidDel="00000000" w:rsidR="00000000" w:rsidRPr="00000000">
            <w:fldChar w:fldCharType="begin"/>
            <w:instrText xml:space="preserve"> PAGEREF _rjcrr73ag3yl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pPr>
          <w:hyperlink w:anchor="_bz4xx4t1zhod">
            <w:r w:rsidDel="00000000" w:rsidR="00000000" w:rsidRPr="00000000">
              <w:rPr>
                <w:b w:val="1"/>
                <w:rtl w:val="0"/>
              </w:rPr>
              <w:t xml:space="preserve">Конструирование эксперимента</w:t>
            </w:r>
          </w:hyperlink>
          <w:r w:rsidDel="00000000" w:rsidR="00000000" w:rsidRPr="00000000">
            <w:rPr>
              <w:b w:val="1"/>
              <w:rtl w:val="0"/>
            </w:rPr>
            <w:tab/>
          </w:r>
          <w:r w:rsidDel="00000000" w:rsidR="00000000" w:rsidRPr="00000000">
            <w:fldChar w:fldCharType="begin"/>
            <w:instrText xml:space="preserve"> PAGEREF _bz4xx4t1zhod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pPr>
          <w:hyperlink w:anchor="_hhtwl3axyrmn">
            <w:r w:rsidDel="00000000" w:rsidR="00000000" w:rsidRPr="00000000">
              <w:rPr>
                <w:b w:val="1"/>
                <w:rtl w:val="0"/>
              </w:rPr>
              <w:t xml:space="preserve">Проведение эксперимента</w:t>
            </w:r>
          </w:hyperlink>
          <w:r w:rsidDel="00000000" w:rsidR="00000000" w:rsidRPr="00000000">
            <w:rPr>
              <w:b w:val="1"/>
              <w:rtl w:val="0"/>
            </w:rPr>
            <w:tab/>
          </w:r>
          <w:r w:rsidDel="00000000" w:rsidR="00000000" w:rsidRPr="00000000">
            <w:fldChar w:fldCharType="begin"/>
            <w:instrText xml:space="preserve"> PAGEREF _hhtwl3axyrmn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pPr>
          <w:hyperlink w:anchor="_9amskfjwywuh">
            <w:r w:rsidDel="00000000" w:rsidR="00000000" w:rsidRPr="00000000">
              <w:rPr>
                <w:b w:val="1"/>
                <w:rtl w:val="0"/>
              </w:rPr>
              <w:t xml:space="preserve">Анализ данных</w:t>
            </w:r>
          </w:hyperlink>
          <w:r w:rsidDel="00000000" w:rsidR="00000000" w:rsidRPr="00000000">
            <w:rPr>
              <w:b w:val="1"/>
              <w:rtl w:val="0"/>
            </w:rPr>
            <w:tab/>
          </w:r>
          <w:r w:rsidDel="00000000" w:rsidR="00000000" w:rsidRPr="00000000">
            <w:fldChar w:fldCharType="begin"/>
            <w:instrText xml:space="preserve"> PAGEREF _9amskfjwywuh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contextualSpacing w:val="0"/>
            <w:rPr/>
          </w:pPr>
          <w:hyperlink w:anchor="_zef85oh0hmeo">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_zef85oh0hmeo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pPr>
          <w:hyperlink w:anchor="_6p8nj0eiqykd">
            <w:r w:rsidDel="00000000" w:rsidR="00000000" w:rsidRPr="00000000">
              <w:rPr>
                <w:b w:val="1"/>
                <w:rtl w:val="0"/>
              </w:rPr>
              <w:t xml:space="preserve">Литература</w:t>
            </w:r>
          </w:hyperlink>
          <w:r w:rsidDel="00000000" w:rsidR="00000000" w:rsidRPr="00000000">
            <w:rPr>
              <w:b w:val="1"/>
              <w:rtl w:val="0"/>
            </w:rPr>
            <w:tab/>
          </w:r>
          <w:r w:rsidDel="00000000" w:rsidR="00000000" w:rsidRPr="00000000">
            <w:fldChar w:fldCharType="begin"/>
            <w:instrText xml:space="preserve"> PAGEREF _6p8nj0eiqykd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pPr>
          <w:hyperlink w:anchor="_5eeen441vo0f">
            <w:r w:rsidDel="00000000" w:rsidR="00000000" w:rsidRPr="00000000">
              <w:rPr>
                <w:b w:val="1"/>
                <w:rtl w:val="0"/>
              </w:rPr>
              <w:t xml:space="preserve">Приложения</w:t>
            </w:r>
          </w:hyperlink>
          <w:r w:rsidDel="00000000" w:rsidR="00000000" w:rsidRPr="00000000">
            <w:rPr>
              <w:b w:val="1"/>
              <w:rtl w:val="0"/>
            </w:rPr>
            <w:tab/>
          </w:r>
          <w:r w:rsidDel="00000000" w:rsidR="00000000" w:rsidRPr="00000000">
            <w:fldChar w:fldCharType="begin"/>
            <w:instrText xml:space="preserve"> PAGEREF _5eeen441vo0f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qoz2q87na5ym">
            <w:r w:rsidDel="00000000" w:rsidR="00000000" w:rsidRPr="00000000">
              <w:rPr>
                <w:rtl w:val="0"/>
              </w:rPr>
              <w:t xml:space="preserve">Приложение 1.</w:t>
            </w:r>
          </w:hyperlink>
          <w:r w:rsidDel="00000000" w:rsidR="00000000" w:rsidRPr="00000000">
            <w:rPr>
              <w:rtl w:val="0"/>
            </w:rPr>
            <w:tab/>
          </w:r>
          <w:r w:rsidDel="00000000" w:rsidR="00000000" w:rsidRPr="00000000">
            <w:fldChar w:fldCharType="begin"/>
            <w:instrText xml:space="preserve"> PAGEREF _qoz2q87na5ym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ywraj9de3zcm">
            <w:r w:rsidDel="00000000" w:rsidR="00000000" w:rsidRPr="00000000">
              <w:rPr>
                <w:rtl w:val="0"/>
              </w:rPr>
              <w:t xml:space="preserve">Приложение 2.</w:t>
            </w:r>
          </w:hyperlink>
          <w:r w:rsidDel="00000000" w:rsidR="00000000" w:rsidRPr="00000000">
            <w:rPr>
              <w:rtl w:val="0"/>
            </w:rPr>
            <w:tab/>
          </w:r>
          <w:r w:rsidDel="00000000" w:rsidR="00000000" w:rsidRPr="00000000">
            <w:fldChar w:fldCharType="begin"/>
            <w:instrText xml:space="preserve"> PAGEREF _ywraj9de3zcm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7yi3e1hxm6we">
            <w:r w:rsidDel="00000000" w:rsidR="00000000" w:rsidRPr="00000000">
              <w:rPr>
                <w:rtl w:val="0"/>
              </w:rPr>
              <w:t xml:space="preserve">Приложение 3.</w:t>
            </w:r>
          </w:hyperlink>
          <w:r w:rsidDel="00000000" w:rsidR="00000000" w:rsidRPr="00000000">
            <w:rPr>
              <w:rtl w:val="0"/>
            </w:rPr>
            <w:tab/>
          </w:r>
          <w:r w:rsidDel="00000000" w:rsidR="00000000" w:rsidRPr="00000000">
            <w:fldChar w:fldCharType="begin"/>
            <w:instrText xml:space="preserve"> PAGEREF _7yi3e1hxm6we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contextualSpacing w:val="0"/>
            <w:rPr/>
          </w:pPr>
          <w:hyperlink w:anchor="_gp090xcwin6d">
            <w:r w:rsidDel="00000000" w:rsidR="00000000" w:rsidRPr="00000000">
              <w:rPr>
                <w:rtl w:val="0"/>
              </w:rPr>
              <w:t xml:space="preserve">Приложение 4.</w:t>
            </w:r>
          </w:hyperlink>
          <w:r w:rsidDel="00000000" w:rsidR="00000000" w:rsidRPr="00000000">
            <w:rPr>
              <w:rtl w:val="0"/>
            </w:rPr>
            <w:tab/>
          </w:r>
          <w:r w:rsidDel="00000000" w:rsidR="00000000" w:rsidRPr="00000000">
            <w:fldChar w:fldCharType="begin"/>
            <w:instrText xml:space="preserve"> PAGEREF _gp090xcwin6d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4wy8we6uytpv"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u w:val="none"/>
        </w:rPr>
      </w:pPr>
      <w:bookmarkStart w:colFirst="0" w:colLast="0" w:name="_l29sfaosb25p" w:id="2"/>
      <w:bookmarkEnd w:id="2"/>
      <w:r w:rsidDel="00000000" w:rsidR="00000000" w:rsidRPr="00000000">
        <w:rPr>
          <w:rFonts w:ascii="Times New Roman" w:cs="Times New Roman" w:eastAsia="Times New Roman" w:hAnsi="Times New Roman"/>
          <w:b w:val="1"/>
          <w:color w:val="000000"/>
          <w:rtl w:val="0"/>
        </w:rPr>
        <w:t xml:space="preserve">Введение</w:t>
      </w:r>
      <w:r w:rsidDel="00000000" w:rsidR="00000000" w:rsidRPr="00000000">
        <w:rPr>
          <w:rFonts w:ascii="Times New Roman" w:cs="Times New Roman" w:eastAsia="Times New Roman" w:hAnsi="Times New Roman"/>
          <w:b w:val="1"/>
          <w:color w:val="000000"/>
          <w:rtl w:val="0"/>
        </w:rPr>
        <w:t xml:space="preserve"> в работу и обзор литературы</w:t>
      </w:r>
    </w:p>
    <w:p w:rsidR="00000000" w:rsidDel="00000000" w:rsidP="00000000" w:rsidRDefault="00000000" w:rsidRPr="00000000" w14:paraId="00000036">
      <w:pPr>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Настоящая работа посвящена явлению, получившему в литературе название эффект МакГурка. Это иллюзия, которая возникает в результате подачи противоречивой информации органам зрения и слуха, впервые была описана в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В оригинальном эксперименте испытуемые разного пола и возраста должны были смотреть видео, на котором на звуковой дорожке молодая девушка повторяла дублированный слог [ba] одновременно с видеоизображением, артикуляция которого соответствовала дублированному слогу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Ответом большинства опрошенных взрослых был слог [da]. При обратной смене слогов (когда аудио стимулом выступал слог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а видео стимулом </w:t>
      </w:r>
      <w:r w:rsidDel="00000000" w:rsidR="00000000" w:rsidRPr="00000000">
        <w:rPr>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слог [ba]), превалирующая часть респондентов отвечала [ba</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ba] или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aba]. В следующем эксперименте ученых выяснилось, что эффект проявляется и на глухих взрывных сегментах ([pa], [ka], [ta]).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Позже проводились исследования на материале многих языков (см. Рис. 1): датского и кантонского китайского [Gelder,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Bertelson,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Vroomen,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Chen,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немецкого и венгерского [Grassegger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w:t>
      </w:r>
      <w:r w:rsidDel="00000000" w:rsidR="00000000" w:rsidRPr="00000000">
        <w:rPr>
          <w:rFonts w:ascii="Times New Roman" w:cs="Times New Roman" w:eastAsia="Times New Roman" w:hAnsi="Times New Roman"/>
          <w:color w:val="222222"/>
          <w:sz w:val="24"/>
          <w:szCs w:val="24"/>
          <w:rtl w:val="0"/>
        </w:rPr>
        <w:t xml:space="preserve">финского</w:t>
      </w:r>
      <w:r w:rsidDel="00000000" w:rsidR="00000000" w:rsidRPr="00000000">
        <w:rPr>
          <w:rFonts w:ascii="Times New Roman" w:cs="Times New Roman" w:eastAsia="Times New Roman" w:hAnsi="Times New Roman"/>
          <w:color w:val="222222"/>
          <w:sz w:val="24"/>
          <w:szCs w:val="24"/>
          <w:rtl w:val="0"/>
        </w:rPr>
        <w:t xml:space="preserve">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испанского, малайского, корейского [Hardison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1999]; </w:t>
      </w:r>
      <w:r w:rsidDel="00000000" w:rsidR="00000000" w:rsidRPr="00000000">
        <w:rPr>
          <w:rFonts w:ascii="Times New Roman" w:cs="Times New Roman" w:eastAsia="Times New Roman" w:hAnsi="Times New Roman"/>
          <w:color w:val="222222"/>
          <w:sz w:val="24"/>
          <w:szCs w:val="24"/>
          <w:rtl w:val="0"/>
        </w:rPr>
        <w:t xml:space="preserve">французского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 канадского французского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польского </w:t>
      </w:r>
      <w:r w:rsidDel="00000000" w:rsidR="00000000" w:rsidRPr="00000000">
        <w:rPr>
          <w:rFonts w:ascii="Times New Roman" w:cs="Times New Roman" w:eastAsia="Times New Roman" w:hAnsi="Times New Roman"/>
          <w:color w:val="222222"/>
          <w:sz w:val="24"/>
          <w:szCs w:val="24"/>
          <w:rtl w:val="0"/>
        </w:rPr>
        <w:t xml:space="preserve">[Majewski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w:t>
      </w:r>
      <w:r w:rsidDel="00000000" w:rsidR="00000000" w:rsidRPr="00000000">
        <w:rPr>
          <w:rFonts w:ascii="Times New Roman" w:cs="Times New Roman" w:eastAsia="Times New Roman" w:hAnsi="Times New Roman"/>
          <w:color w:val="222222"/>
          <w:sz w:val="24"/>
          <w:szCs w:val="24"/>
          <w:rtl w:val="0"/>
        </w:rPr>
        <w:t xml:space="preserve">, русского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333333"/>
          <w:sz w:val="24"/>
          <w:szCs w:val="24"/>
          <w:rtl w:val="0"/>
        </w:rPr>
        <w:t xml:space="preserve">2017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Эффект МакГурка проверялся на разных диалектах английского языка: в Англии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1976], в США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1</w:t>
      </w:r>
      <w:r w:rsidDel="00000000" w:rsidR="00000000" w:rsidRPr="00000000">
        <w:rPr>
          <w:rFonts w:ascii="Times New Roman" w:cs="Times New Roman" w:eastAsia="Times New Roman" w:hAnsi="Times New Roman"/>
          <w:color w:val="222222"/>
          <w:sz w:val="24"/>
          <w:szCs w:val="24"/>
          <w:rtl w:val="0"/>
        </w:rPr>
        <w:t xml:space="preserve">988], в Канаде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Шотландии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и Австралии [Burnham,</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Dodd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2004]. Иллюзия</w:t>
      </w:r>
      <w:r w:rsidDel="00000000" w:rsidR="00000000" w:rsidRPr="00000000">
        <w:rPr>
          <w:rFonts w:ascii="Times New Roman" w:cs="Times New Roman" w:eastAsia="Times New Roman" w:hAnsi="Times New Roman"/>
          <w:color w:val="222222"/>
          <w:sz w:val="24"/>
          <w:szCs w:val="24"/>
          <w:rtl w:val="0"/>
        </w:rPr>
        <w:t xml:space="preserve"> проявляется на материале всех перечисленных языков, за исключением </w:t>
      </w:r>
      <w:r w:rsidDel="00000000" w:rsidR="00000000" w:rsidRPr="00000000">
        <w:rPr>
          <w:rFonts w:ascii="Times New Roman" w:cs="Times New Roman" w:eastAsia="Times New Roman" w:hAnsi="Times New Roman"/>
          <w:color w:val="222222"/>
          <w:sz w:val="24"/>
          <w:szCs w:val="24"/>
          <w:rtl w:val="0"/>
        </w:rPr>
        <w:t xml:space="preserve">польского</w:t>
      </w:r>
      <w:r w:rsidDel="00000000" w:rsidR="00000000" w:rsidRPr="00000000">
        <w:rPr>
          <w:rFonts w:ascii="Times New Roman" w:cs="Times New Roman" w:eastAsia="Times New Roman" w:hAnsi="Times New Roman"/>
          <w:color w:val="222222"/>
          <w:sz w:val="24"/>
          <w:szCs w:val="24"/>
          <w:rtl w:val="0"/>
        </w:rPr>
        <w:t xml:space="preserve"> и русского языков</w:t>
      </w:r>
      <w:r w:rsidDel="00000000" w:rsidR="00000000" w:rsidRPr="00000000">
        <w:rPr>
          <w:rFonts w:ascii="Times New Roman" w:cs="Times New Roman" w:eastAsia="Times New Roman" w:hAnsi="Times New Roman"/>
          <w:color w:val="222222"/>
          <w:sz w:val="24"/>
          <w:szCs w:val="24"/>
          <w:rtl w:val="0"/>
        </w:rPr>
        <w:t xml:space="preserve">. В с</w:t>
      </w:r>
      <w:r w:rsidDel="00000000" w:rsidR="00000000" w:rsidRPr="00000000">
        <w:rPr>
          <w:rFonts w:ascii="Times New Roman" w:cs="Times New Roman" w:eastAsia="Times New Roman" w:hAnsi="Times New Roman"/>
          <w:color w:val="222222"/>
          <w:sz w:val="24"/>
          <w:szCs w:val="24"/>
          <w:rtl w:val="0"/>
        </w:rPr>
        <w:t xml:space="preserve">татье [Majewski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 говорится, что эффект проявился меньше, чем у 5% респондент</w:t>
      </w:r>
      <w:r w:rsidDel="00000000" w:rsidR="00000000" w:rsidRPr="00000000">
        <w:rPr>
          <w:rFonts w:ascii="Times New Roman" w:cs="Times New Roman" w:eastAsia="Times New Roman" w:hAnsi="Times New Roman"/>
          <w:color w:val="222222"/>
          <w:sz w:val="24"/>
          <w:szCs w:val="24"/>
          <w:rtl w:val="0"/>
        </w:rPr>
        <w:t xml:space="preserve">ов.</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39">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4091487" cy="2433638"/>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9148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 Карта языков, на к материале которых проверялся эффект </w:t>
      </w:r>
      <w:r w:rsidDel="00000000" w:rsidR="00000000" w:rsidRPr="00000000">
        <w:rPr>
          <w:rFonts w:ascii="Times New Roman" w:cs="Times New Roman" w:eastAsia="Times New Roman" w:hAnsi="Times New Roman"/>
          <w:color w:val="222222"/>
          <w:sz w:val="24"/>
          <w:szCs w:val="24"/>
          <w:rtl w:val="0"/>
        </w:rPr>
        <w:t xml:space="preserve">МакГурка</w:t>
      </w:r>
      <w:r w:rsidDel="00000000" w:rsidR="00000000" w:rsidRPr="00000000">
        <w:rPr>
          <w:rFonts w:ascii="Times New Roman" w:cs="Times New Roman" w:eastAsia="Times New Roman" w:hAnsi="Times New Roman"/>
          <w:color w:val="222222"/>
          <w:sz w:val="24"/>
          <w:szCs w:val="24"/>
          <w:rtl w:val="0"/>
        </w:rPr>
        <w:t xml:space="preserve">. Черным цветом отмечены языки, в которых эффект проявляется,</w:t>
      </w:r>
    </w:p>
    <w:p w:rsidR="00000000" w:rsidDel="00000000" w:rsidP="00000000" w:rsidRDefault="00000000" w:rsidRPr="00000000" w14:paraId="0000003B">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белым </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в которых не проявляется.</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Некоторые из экспериментов сильно отличались от изначального.</w:t>
      </w:r>
      <w:r w:rsidDel="00000000" w:rsidR="00000000" w:rsidRPr="00000000">
        <w:rPr>
          <w:rFonts w:ascii="Times New Roman" w:cs="Times New Roman" w:eastAsia="Times New Roman" w:hAnsi="Times New Roman"/>
          <w:color w:val="222222"/>
          <w:sz w:val="24"/>
          <w:szCs w:val="24"/>
          <w:rtl w:val="0"/>
        </w:rPr>
        <w:t xml:space="preserve"> Разные исследователи обнаружили, что разные факторы влияют на величину проявления эффекта. </w:t>
      </w:r>
      <w:r w:rsidDel="00000000" w:rsidR="00000000" w:rsidRPr="00000000">
        <w:rPr>
          <w:rFonts w:ascii="Times New Roman" w:cs="Times New Roman" w:eastAsia="Times New Roman" w:hAnsi="Times New Roman"/>
          <w:color w:val="222222"/>
          <w:sz w:val="24"/>
          <w:szCs w:val="24"/>
          <w:rtl w:val="0"/>
        </w:rPr>
        <w:t xml:space="preserve">Среди</w:t>
      </w:r>
      <w:r w:rsidDel="00000000" w:rsidR="00000000" w:rsidRPr="00000000">
        <w:rPr>
          <w:rFonts w:ascii="Times New Roman" w:cs="Times New Roman" w:eastAsia="Times New Roman" w:hAnsi="Times New Roman"/>
          <w:color w:val="222222"/>
          <w:sz w:val="24"/>
          <w:szCs w:val="24"/>
          <w:rtl w:val="0"/>
        </w:rPr>
        <w:t xml:space="preserve"> вариаций первоначального эксперимента были те, которые акцентировали внимание на пол говорящего человека на видеозаписи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Stevens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1991] (если предлагается смотреть видео, где говорящий — женщина, то наблюдается более сильное проявление эффекта), различие по полу аудио и видео стимулов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1988], скорость произношения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проявление эффекта с другими согласными [Sekiyama,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1994]. Все перечисленные факторы оказывают влияние на проявление эффекта. Было выявлено [Fixmer,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Hawkins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что при наличии шума наблюдаемый эффект проявляется сильнее. По данным статьи [Nichols, Searle, Bradshaw 2004], где авторы смотрели на движение губ, рассматриваемый эффект проявляется наиболее сильно, когда губы говорящего видны полностью, но отображены зеркально. Это связано с ассиметричным движением губ при артикуляции (правая часть губ двигается больше, чем левая).</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Согласно перечисленным работам, эффект проявляется только в случаях с глухими и звонкими взрывными, причем согласные могут находиться в интервокальной позиции ([aba], [ada] и др.)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перед другим</w:t>
      </w:r>
      <w:r w:rsidDel="00000000" w:rsidR="00000000" w:rsidRPr="00000000">
        <w:rPr>
          <w:rFonts w:ascii="Times New Roman" w:cs="Times New Roman" w:eastAsia="Times New Roman" w:hAnsi="Times New Roman"/>
          <w:color w:val="222222"/>
          <w:sz w:val="24"/>
          <w:szCs w:val="24"/>
          <w:rtl w:val="0"/>
        </w:rPr>
        <w:t xml:space="preserve"> гласным, например, i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Кроме того, изучалось проявление эффекта не только на слогах, как в оригинальном эксперименте, но и на словах, естественных или искусственных, и даже на целых предложениях. В работе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описывается три разных эксперимента на материале финского языка. Мы рассмотрим один из них. В одном из них рассматривались предложения из трех слов, где стимульное слово могло стоять:</w:t>
      </w:r>
    </w:p>
    <w:p w:rsidR="00000000" w:rsidDel="00000000" w:rsidP="00000000" w:rsidRDefault="00000000" w:rsidRPr="00000000" w14:paraId="000000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начале предложения (начальная позиция);</w:t>
      </w:r>
    </w:p>
    <w:p w:rsidR="00000000" w:rsidDel="00000000" w:rsidP="00000000" w:rsidRDefault="00000000" w:rsidRPr="00000000" w14:paraId="0000004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середине предложения (центральная позиция);</w:t>
      </w:r>
    </w:p>
    <w:p w:rsidR="00000000" w:rsidDel="00000000" w:rsidP="00000000" w:rsidRDefault="00000000" w:rsidRPr="00000000" w14:paraId="000000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конце предложения (конечная позиция).</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анализе данных и результатах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описаны только те случаи, где стимул является абсолютным началом или абсолютным концом предложения. Авторы объясняют это тем, что в тех случаях, когда стимульные слова стоят в середине предложении, эффект МакГурка не проявляется. В качестве стимулов ученые использовали как естественные слова финского языка, так и искусственные слова. 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представлены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занимает первое место в предложении. Разница между проявлением эффекта МакГурка в первом случае (когда аудио стимул искусственное слово, а видео стимул естественное) и проявлением эффекта во втором случае (оба стимула — искусственные слова) статистически значима.</w:t>
      </w:r>
    </w:p>
    <w:p w:rsidR="00000000" w:rsidDel="00000000" w:rsidP="00000000" w:rsidRDefault="00000000" w:rsidRPr="00000000" w14:paraId="00000044">
      <w:pPr>
        <w:widowControl w:val="0"/>
        <w:contextualSpacing w:val="0"/>
        <w:rPr/>
      </w:pPr>
      <w:r w:rsidDel="00000000" w:rsidR="00000000" w:rsidRPr="00000000">
        <w:rPr>
          <w:rtl w:val="0"/>
        </w:rPr>
      </w:r>
    </w:p>
    <w:tbl>
      <w:tblPr>
        <w:tblStyle w:val="Table1"/>
        <w:tblW w:w="7605.0" w:type="dxa"/>
        <w:jc w:val="left"/>
        <w:tblInd w:w="11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35"/>
        <w:gridCol w:w="3870"/>
        <w:tblGridChange w:id="0">
          <w:tblGrid>
            <w:gridCol w:w="3735"/>
            <w:gridCol w:w="3870"/>
          </w:tblGrid>
        </w:tblGridChange>
      </w:tblGrid>
      <w:tr>
        <w:trPr>
          <w:trHeight w:val="2720" w:hRule="atLeast"/>
        </w:trPr>
        <w:tc>
          <w:tcPr>
            <w:tcMar>
              <w:top w:w="140.0" w:type="dxa"/>
              <w:left w:w="140.0" w:type="dxa"/>
              <w:bottom w:w="140.0" w:type="dxa"/>
              <w:right w:w="14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17% аудио</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26% видео</w:t>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25% другое слово</w:t>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13% эффект МакГурка</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19% другое non-word</w:t>
            </w:r>
          </w:p>
        </w:tc>
        <w:tc>
          <w:tcPr>
            <w:tcMar>
              <w:top w:w="140.0" w:type="dxa"/>
              <w:left w:w="140.0" w:type="dxa"/>
              <w:bottom w:w="140.0" w:type="dxa"/>
              <w:right w:w="14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 аудио</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43% видео</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слово</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29% эффект МакГурка</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первое место в предложении из трех слов.</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можно увидеть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находится в абсолютном конце предложения. Как легко заметить, если стимульное слово стоит последним, то проявление рассматриваемого эффекта наиболее сильное. Разница между первым случаем (когда в качестве аудио стимула использовано искусственное слово, а в качестве видео стимула — естественное) и вторым случаем (когда оба стимула представлены искусственными словами), как и в предыдущем примере, является статистически значимой.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2"/>
        <w:tblW w:w="7620.0" w:type="dxa"/>
        <w:jc w:val="left"/>
        <w:tblInd w:w="116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20"/>
        <w:gridCol w:w="3900"/>
        <w:tblGridChange w:id="0">
          <w:tblGrid>
            <w:gridCol w:w="3720"/>
            <w:gridCol w:w="3900"/>
          </w:tblGrid>
        </w:tblGridChange>
      </w:tblGrid>
      <w:tr>
        <w:trPr>
          <w:trHeight w:val="2800" w:hRule="atLeast"/>
        </w:trPr>
        <w:tc>
          <w:tcPr>
            <w:tcMar>
              <w:top w:w="140.0" w:type="dxa"/>
              <w:left w:w="140.0" w:type="dxa"/>
              <w:bottom w:w="140.0" w:type="dxa"/>
              <w:right w:w="140.0" w:type="dxa"/>
            </w:tcMar>
            <w:vAlign w:val="top"/>
          </w:tcPr>
          <w:p w:rsidR="00000000" w:rsidDel="00000000" w:rsidP="00000000" w:rsidRDefault="00000000" w:rsidRPr="00000000" w14:paraId="00000055">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33% видео</w:t>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9% другое слово</w:t>
            </w:r>
          </w:p>
          <w:p w:rsidR="00000000" w:rsidDel="00000000" w:rsidP="00000000" w:rsidRDefault="00000000" w:rsidRPr="00000000" w14:paraId="000000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35% эффект МакГурка</w:t>
            </w:r>
          </w:p>
          <w:p w:rsidR="00000000" w:rsidDel="00000000" w:rsidP="00000000" w:rsidRDefault="00000000" w:rsidRPr="00000000" w14:paraId="000000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non-word </w:t>
            </w:r>
          </w:p>
        </w:tc>
        <w:tc>
          <w:tcPr>
            <w:tcMar>
              <w:top w:w="140.0" w:type="dxa"/>
              <w:left w:w="140.0" w:type="dxa"/>
              <w:bottom w:w="140.0" w:type="dxa"/>
              <w:right w:w="140.0" w:type="dxa"/>
            </w:tcMar>
            <w:vAlign w:val="top"/>
          </w:tcPr>
          <w:p w:rsidR="00000000" w:rsidDel="00000000" w:rsidP="00000000" w:rsidRDefault="00000000" w:rsidRPr="00000000" w14:paraId="0000005B">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27% видео</w:t>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18% другое слово</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45% эффект МакГурка</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61">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последнее место в предложении из трех слов.</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конце статьи авторы делают вывод, что эффект МакГурка в финском языке очень устойчив, потому что он проявился хотя бы один раз у 90% опрошенных в ходе эксперимента.</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работе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авторы рассматривают проявление эффекта МакГурка на материале естественных и искусственных слов английского языка. Они оспаривают утверждение авторов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что эффект МакГурка может проявляться исключительно на слогах, а на слова влияние иллюзии не распространяется</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Авторы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опровергают это предположение, говоря, что в работе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наблюдался эффект чтения по губам.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провели два эксперимента. В первом эксперименте у участников эксперимента спрашивалось, что они </w:t>
      </w:r>
      <w:r w:rsidDel="00000000" w:rsidR="00000000" w:rsidRPr="00000000">
        <w:rPr>
          <w:rFonts w:ascii="Times New Roman" w:cs="Times New Roman" w:eastAsia="Times New Roman" w:hAnsi="Times New Roman"/>
          <w:i w:val="1"/>
          <w:color w:val="222222"/>
          <w:sz w:val="24"/>
          <w:szCs w:val="24"/>
          <w:rtl w:val="0"/>
        </w:rPr>
        <w:t xml:space="preserve">слышат</w:t>
      </w:r>
      <w:r w:rsidDel="00000000" w:rsidR="00000000" w:rsidRPr="00000000">
        <w:rPr>
          <w:rFonts w:ascii="Times New Roman" w:cs="Times New Roman" w:eastAsia="Times New Roman" w:hAnsi="Times New Roman"/>
          <w:color w:val="222222"/>
          <w:sz w:val="24"/>
          <w:szCs w:val="24"/>
          <w:rtl w:val="0"/>
        </w:rPr>
        <w:t xml:space="preserve">. В том случае, когда был только аудио стимул (без видео) 97% опрошенных ориентировались на аудио, а при аудио и видео стимулах эффект МакГурка проявился у 79% испытуемых. Во втором эксперименте авторы поменяли задание, оставив процедуру и стимулы такими же: респонденты должны были отвечать, какое слово они </w:t>
      </w:r>
      <w:r w:rsidDel="00000000" w:rsidR="00000000" w:rsidRPr="00000000">
        <w:rPr>
          <w:rFonts w:ascii="Times New Roman" w:cs="Times New Roman" w:eastAsia="Times New Roman" w:hAnsi="Times New Roman"/>
          <w:i w:val="1"/>
          <w:color w:val="222222"/>
          <w:sz w:val="24"/>
          <w:szCs w:val="24"/>
          <w:rtl w:val="0"/>
        </w:rPr>
        <w:t xml:space="preserve">видят</w:t>
      </w:r>
      <w:r w:rsidDel="00000000" w:rsidR="00000000" w:rsidRPr="00000000">
        <w:rPr>
          <w:rFonts w:ascii="Times New Roman" w:cs="Times New Roman" w:eastAsia="Times New Roman" w:hAnsi="Times New Roman"/>
          <w:color w:val="222222"/>
          <w:sz w:val="24"/>
          <w:szCs w:val="24"/>
          <w:rtl w:val="0"/>
        </w:rPr>
        <w:t xml:space="preserve">. Группа участников, которая видела только видео стимул (без аудио) в 69% называла слово, которое соответствовало видео, 31% — слово, которое соответствовало появлению иллюзии. Другая группа, которой были представлены видео и аудио стимулы, в 55% называла слово, которое соответствовало аудио стимулу, в 38% — эффекту МакГурка, в 7% — видео стимулу. Вывод авторов: эффект МакГурка проявляется как на искусственных, так и на естественных словах языка, но на проявление рассматриваемой иллюзии может влиять чтение по губам. В работе также утверждается, что:</w:t>
      </w:r>
    </w:p>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неправильно подобранные стимулы, которые недостаточно различаются артикуляционно, могут препятствовать проявлению изучаемого эффекта;</w:t>
      </w:r>
    </w:p>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таких случаях появляется эффект чтения по губам, который не равен эффекту МакГурка (как, например,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w:t>
      </w:r>
    </w:p>
    <w:p w:rsidR="00000000" w:rsidDel="00000000" w:rsidP="00000000" w:rsidRDefault="00000000" w:rsidRPr="00000000" w14:paraId="0000006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несмотря на необходимость тщательного подбора подходящих стимулов, эффект МакГурка — это исключительно фонетическое, а не лексическое явление.</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существует ряд тонкостей, которые зависят от построения эксперимента и могут повлиять на проявление эффекта МакГурка. Такими особенностями являются:</w:t>
      </w:r>
    </w:p>
    <w:p w:rsidR="00000000" w:rsidDel="00000000" w:rsidP="00000000" w:rsidRDefault="00000000" w:rsidRPr="00000000" w14:paraId="0000006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грамотный </w:t>
      </w:r>
      <w:r w:rsidDel="00000000" w:rsidR="00000000" w:rsidRPr="00000000">
        <w:rPr>
          <w:rFonts w:ascii="Times New Roman" w:cs="Times New Roman" w:eastAsia="Times New Roman" w:hAnsi="Times New Roman"/>
          <w:color w:val="222222"/>
          <w:sz w:val="24"/>
          <w:szCs w:val="24"/>
          <w:rtl w:val="0"/>
        </w:rPr>
        <w:t xml:space="preserve">подбор стимулов, в которых артикуляция сильно заметна визуально (иначе вместо искомого явления можно получить эффект чтения по губам);</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дублированность стимулов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заданный участникам вопрос (Что Вы </w:t>
      </w:r>
      <w:r w:rsidDel="00000000" w:rsidR="00000000" w:rsidRPr="00000000">
        <w:rPr>
          <w:rFonts w:ascii="Times New Roman" w:cs="Times New Roman" w:eastAsia="Times New Roman" w:hAnsi="Times New Roman"/>
          <w:i w:val="1"/>
          <w:color w:val="222222"/>
          <w:sz w:val="24"/>
          <w:szCs w:val="24"/>
          <w:rtl w:val="0"/>
        </w:rPr>
        <w:t xml:space="preserve">видите/слышите</w:t>
      </w:r>
      <w:r w:rsidDel="00000000" w:rsidR="00000000" w:rsidRPr="00000000">
        <w:rPr>
          <w:rFonts w:ascii="Times New Roman" w:cs="Times New Roman" w:eastAsia="Times New Roman" w:hAnsi="Times New Roman"/>
          <w:color w:val="222222"/>
          <w:sz w:val="24"/>
          <w:szCs w:val="24"/>
          <w:rtl w:val="0"/>
        </w:rPr>
        <w:t xml:space="preserve">?)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w:t>
      </w:r>
    </w:p>
    <w:p w:rsidR="00000000" w:rsidDel="00000000" w:rsidP="00000000" w:rsidRDefault="00000000" w:rsidRPr="00000000" w14:paraId="0000006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белый фон на видеозаписи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лицо говорящего на видеозаписи должно быть показано крупным планом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отсутствие лишней жестикуляции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стимульное слово в конце в предложения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2">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rjcrr73ag3yl" w:id="3"/>
      <w:bookmarkEnd w:id="3"/>
      <w:r w:rsidDel="00000000" w:rsidR="00000000" w:rsidRPr="00000000">
        <w:rPr>
          <w:rFonts w:ascii="Times New Roman" w:cs="Times New Roman" w:eastAsia="Times New Roman" w:hAnsi="Times New Roman"/>
          <w:b w:val="1"/>
          <w:color w:val="000000"/>
          <w:rtl w:val="0"/>
        </w:rPr>
        <w:t xml:space="preserve">Данные </w:t>
      </w:r>
      <w:r w:rsidDel="00000000" w:rsidR="00000000" w:rsidRPr="00000000">
        <w:rPr>
          <w:rFonts w:ascii="Times New Roman" w:cs="Times New Roman" w:eastAsia="Times New Roman" w:hAnsi="Times New Roman"/>
          <w:b w:val="1"/>
          <w:color w:val="000000"/>
          <w:rtl w:val="0"/>
        </w:rPr>
        <w:t xml:space="preserve">эксперимента</w:t>
      </w:r>
      <w:r w:rsidDel="00000000" w:rsidR="00000000" w:rsidRPr="00000000">
        <w:rPr>
          <w:rFonts w:ascii="Times New Roman" w:cs="Times New Roman" w:eastAsia="Times New Roman" w:hAnsi="Times New Roman"/>
          <w:b w:val="1"/>
          <w:color w:val="000000"/>
          <w:rtl w:val="0"/>
        </w:rPr>
        <w:t xml:space="preserve"> на материале русского языка </w:t>
      </w:r>
      <w:r w:rsidDel="00000000" w:rsidR="00000000" w:rsidRPr="00000000">
        <w:rPr>
          <w:rFonts w:ascii="Times New Roman" w:cs="Times New Roman" w:eastAsia="Times New Roman" w:hAnsi="Times New Roman"/>
          <w:b w:val="1"/>
          <w:color w:val="000000"/>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color w:val="000000"/>
          <w:rtl w:val="0"/>
        </w:rPr>
        <w:t xml:space="preserve">2017]</w:t>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Гипотезой</w:t>
      </w:r>
      <w:r w:rsidDel="00000000" w:rsidR="00000000" w:rsidRPr="00000000">
        <w:rPr>
          <w:rFonts w:ascii="Times New Roman" w:cs="Times New Roman" w:eastAsia="Times New Roman" w:hAnsi="Times New Roman"/>
          <w:color w:val="222222"/>
          <w:sz w:val="24"/>
          <w:szCs w:val="24"/>
          <w:rtl w:val="0"/>
        </w:rPr>
        <w:t xml:space="preserve">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w:t>
      </w:r>
      <w:r w:rsidDel="00000000" w:rsidR="00000000" w:rsidRPr="00000000">
        <w:rPr>
          <w:rFonts w:ascii="Times New Roman" w:cs="Times New Roman" w:eastAsia="Times New Roman" w:hAnsi="Times New Roman"/>
          <w:color w:val="222222"/>
          <w:sz w:val="24"/>
          <w:szCs w:val="24"/>
          <w:rtl w:val="0"/>
        </w:rPr>
        <w:t xml:space="preserve">было наличие</w:t>
      </w:r>
      <w:r w:rsidDel="00000000" w:rsidR="00000000" w:rsidRPr="00000000">
        <w:rPr>
          <w:rFonts w:ascii="Times New Roman" w:cs="Times New Roman" w:eastAsia="Times New Roman" w:hAnsi="Times New Roman"/>
          <w:color w:val="222222"/>
          <w:sz w:val="24"/>
          <w:szCs w:val="24"/>
          <w:rtl w:val="0"/>
        </w:rPr>
        <w:t xml:space="preserve"> эффекта МакГурка в русском языке. Авторы ставили перед собой задачу</w:t>
      </w:r>
      <w:r w:rsidDel="00000000" w:rsidR="00000000" w:rsidRPr="00000000">
        <w:rPr>
          <w:rFonts w:ascii="Times New Roman" w:cs="Times New Roman" w:eastAsia="Times New Roman" w:hAnsi="Times New Roman"/>
          <w:color w:val="222222"/>
          <w:sz w:val="24"/>
          <w:szCs w:val="24"/>
          <w:rtl w:val="0"/>
        </w:rPr>
        <w:t xml:space="preserve"> проверить, проявляется ли</w:t>
      </w:r>
      <w:r w:rsidDel="00000000" w:rsidR="00000000" w:rsidRPr="00000000">
        <w:rPr>
          <w:rFonts w:ascii="Times New Roman" w:cs="Times New Roman" w:eastAsia="Times New Roman" w:hAnsi="Times New Roman"/>
          <w:color w:val="222222"/>
          <w:sz w:val="24"/>
          <w:szCs w:val="24"/>
          <w:rtl w:val="0"/>
        </w:rPr>
        <w:t xml:space="preserve"> эффект на естественных словах СРЛЯ (современного русского литературного языка) в языковой </w:t>
      </w:r>
      <w:r w:rsidDel="00000000" w:rsidR="00000000" w:rsidRPr="00000000">
        <w:rPr>
          <w:rFonts w:ascii="Times New Roman" w:cs="Times New Roman" w:eastAsia="Times New Roman" w:hAnsi="Times New Roman"/>
          <w:color w:val="222222"/>
          <w:sz w:val="24"/>
          <w:szCs w:val="24"/>
          <w:rtl w:val="0"/>
        </w:rPr>
        <w:t xml:space="preserve">среде</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В ходе работы были получены ответы на следующие вопросы: </w:t>
      </w:r>
      <w:r w:rsidDel="00000000" w:rsidR="00000000" w:rsidRPr="00000000">
        <w:rPr>
          <w:rtl w:val="0"/>
        </w:rPr>
      </w:r>
    </w:p>
    <w:p w:rsidR="00000000" w:rsidDel="00000000" w:rsidP="00000000" w:rsidRDefault="00000000" w:rsidRPr="00000000" w14:paraId="00000075">
      <w:pPr>
        <w:numPr>
          <w:ilvl w:val="0"/>
          <w:numId w:val="16"/>
        </w:numPr>
        <w:spacing w:line="360" w:lineRule="auto"/>
        <w:ind w:left="144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Проявляется ли на материале слов СРЛЯ эффект МакГурка?</w:t>
      </w:r>
    </w:p>
    <w:p w:rsidR="00000000" w:rsidDel="00000000" w:rsidP="00000000" w:rsidRDefault="00000000" w:rsidRPr="00000000" w14:paraId="00000076">
      <w:pPr>
        <w:numPr>
          <w:ilvl w:val="0"/>
          <w:numId w:val="16"/>
        </w:numPr>
        <w:spacing w:line="360" w:lineRule="auto"/>
        <w:ind w:left="144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Есть ли зависимость между соотношением пола слушающего и его ответов?</w:t>
      </w:r>
    </w:p>
    <w:p w:rsidR="00000000" w:rsidDel="00000000" w:rsidP="00000000" w:rsidRDefault="00000000" w:rsidRPr="00000000" w14:paraId="0000007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работе [Астафьева 2017] был проведен следующий эксперимент.</w:t>
      </w:r>
      <w:r w:rsidDel="00000000" w:rsidR="00000000" w:rsidRPr="00000000">
        <w:rPr>
          <w:rFonts w:ascii="Times New Roman" w:cs="Times New Roman" w:eastAsia="Times New Roman" w:hAnsi="Times New Roman"/>
          <w:color w:val="222222"/>
          <w:sz w:val="24"/>
          <w:szCs w:val="24"/>
          <w:rtl w:val="0"/>
        </w:rPr>
        <w:t xml:space="preserve"> Были сочинены короткие истории по 30-50 слов, длительностью по 10-20 секунд, каждая из которых содержала одно стимульное слово</w:t>
      </w:r>
      <w:r w:rsidDel="00000000" w:rsidR="00000000" w:rsidRPr="00000000">
        <w:rPr>
          <w:rFonts w:ascii="Times New Roman" w:cs="Times New Roman" w:eastAsia="Times New Roman" w:hAnsi="Times New Roman"/>
          <w:color w:val="222222"/>
          <w:sz w:val="24"/>
          <w:szCs w:val="24"/>
          <w:rtl w:val="0"/>
        </w:rPr>
        <w:t xml:space="preserve">. Стимулами стали естественные слова СРЛЯ, которые были попарно минимальными парами (см. Приложение 1) и их использование было возможно в контексте конкретной истории.</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Стимульные слова были сходными по частотности и отбирались в соответствии со Частотны</w:t>
      </w:r>
      <w:r w:rsidDel="00000000" w:rsidR="00000000" w:rsidRPr="00000000">
        <w:rPr>
          <w:rFonts w:ascii="Times New Roman" w:cs="Times New Roman" w:eastAsia="Times New Roman" w:hAnsi="Times New Roman"/>
          <w:color w:val="222222"/>
          <w:sz w:val="24"/>
          <w:szCs w:val="24"/>
          <w:rtl w:val="0"/>
        </w:rPr>
        <w:t xml:space="preserve">м словарем современного русского языка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Кроме того, были использованы материалы «Грамматического словаря русского языка</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[Зализняк 1990], чтобы следить, имеют ли автоматически обнаруживаемые слова одинаковое ударение. </w:t>
      </w:r>
      <w:r w:rsidDel="00000000" w:rsidR="00000000" w:rsidRPr="00000000">
        <w:rPr>
          <w:rFonts w:ascii="Times New Roman" w:cs="Times New Roman" w:eastAsia="Times New Roman" w:hAnsi="Times New Roman"/>
          <w:color w:val="222222"/>
          <w:sz w:val="24"/>
          <w:szCs w:val="24"/>
          <w:rtl w:val="0"/>
        </w:rPr>
        <w:t xml:space="preserve">Стимул</w:t>
      </w:r>
      <w:r w:rsidDel="00000000" w:rsidR="00000000" w:rsidRPr="00000000">
        <w:rPr>
          <w:rFonts w:ascii="Times New Roman" w:cs="Times New Roman" w:eastAsia="Times New Roman" w:hAnsi="Times New Roman"/>
          <w:color w:val="222222"/>
          <w:sz w:val="24"/>
          <w:szCs w:val="24"/>
          <w:rtl w:val="0"/>
        </w:rPr>
        <w:t xml:space="preserve">ьные слова содержали глухие звуки (</w:t>
      </w:r>
      <w:r w:rsidDel="00000000" w:rsidR="00000000" w:rsidRPr="00000000">
        <w:rPr>
          <w:rFonts w:ascii="Times New Roman" w:cs="Times New Roman" w:eastAsia="Times New Roman" w:hAnsi="Times New Roman"/>
          <w:i w:val="1"/>
          <w:color w:val="222222"/>
          <w:sz w:val="24"/>
          <w:szCs w:val="24"/>
          <w:rtl w:val="0"/>
        </w:rPr>
        <w:t xml:space="preserve">п, т, к</w:t>
      </w:r>
      <w:r w:rsidDel="00000000" w:rsidR="00000000" w:rsidRPr="00000000">
        <w:rPr>
          <w:rFonts w:ascii="Times New Roman" w:cs="Times New Roman" w:eastAsia="Times New Roman" w:hAnsi="Times New Roman"/>
          <w:color w:val="222222"/>
          <w:sz w:val="24"/>
          <w:szCs w:val="24"/>
          <w:rtl w:val="0"/>
        </w:rPr>
        <w:t xml:space="preserve">), а не звонкие, так как в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не нашлось слов СРЛЯ с </w:t>
      </w:r>
      <w:r w:rsidDel="00000000" w:rsidR="00000000" w:rsidRPr="00000000">
        <w:rPr>
          <w:rFonts w:ascii="Times New Roman" w:cs="Times New Roman" w:eastAsia="Times New Roman" w:hAnsi="Times New Roman"/>
          <w:i w:val="1"/>
          <w:color w:val="222222"/>
          <w:sz w:val="24"/>
          <w:szCs w:val="24"/>
          <w:rtl w:val="0"/>
        </w:rPr>
        <w:t xml:space="preserve">б, д, г,</w:t>
      </w:r>
      <w:r w:rsidDel="00000000" w:rsidR="00000000" w:rsidRPr="00000000">
        <w:rPr>
          <w:rFonts w:ascii="Times New Roman" w:cs="Times New Roman" w:eastAsia="Times New Roman" w:hAnsi="Times New Roman"/>
          <w:color w:val="222222"/>
          <w:sz w:val="24"/>
          <w:szCs w:val="24"/>
          <w:rtl w:val="0"/>
        </w:rPr>
        <w:t xml:space="preserve"> которые бы удовлетворяли описанным выше условиям.</w:t>
      </w:r>
    </w:p>
    <w:p w:rsidR="00000000" w:rsidDel="00000000" w:rsidP="00000000" w:rsidRDefault="00000000" w:rsidRPr="00000000" w14:paraId="00000078">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При конструировании этого эксперимента авторы опирались </w:t>
      </w:r>
      <w:r w:rsidDel="00000000" w:rsidR="00000000" w:rsidRPr="00000000">
        <w:rPr>
          <w:rFonts w:ascii="Times New Roman" w:cs="Times New Roman" w:eastAsia="Times New Roman" w:hAnsi="Times New Roman"/>
          <w:color w:val="222222"/>
          <w:sz w:val="24"/>
          <w:szCs w:val="24"/>
          <w:rtl w:val="0"/>
        </w:rPr>
        <w:t xml:space="preserve">на методы построения эксперимента, предложенные в [Gries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2013]</w:t>
      </w:r>
      <w:r w:rsidDel="00000000" w:rsidR="00000000" w:rsidRPr="00000000">
        <w:rPr>
          <w:rFonts w:ascii="Times New Roman" w:cs="Times New Roman" w:eastAsia="Times New Roman" w:hAnsi="Times New Roman"/>
          <w:color w:val="222222"/>
          <w:sz w:val="24"/>
          <w:szCs w:val="24"/>
          <w:rtl w:val="0"/>
        </w:rPr>
        <w:t xml:space="preserve">. Всего получилось 27 историй с соотношением стимулов и филлеров 1:2 (9 стимулов, 18 филлеров). Все видеозапис</w:t>
      </w:r>
      <w:r w:rsidDel="00000000" w:rsidR="00000000" w:rsidRPr="00000000">
        <w:rPr>
          <w:rFonts w:ascii="Times New Roman" w:cs="Times New Roman" w:eastAsia="Times New Roman" w:hAnsi="Times New Roman"/>
          <w:color w:val="222222"/>
          <w:sz w:val="24"/>
          <w:szCs w:val="24"/>
          <w:rtl w:val="0"/>
        </w:rPr>
        <w:t xml:space="preserve">и выложен</w:t>
      </w:r>
      <w:r w:rsidDel="00000000" w:rsidR="00000000" w:rsidRPr="00000000">
        <w:rPr>
          <w:rFonts w:ascii="Times New Roman" w:cs="Times New Roman" w:eastAsia="Times New Roman" w:hAnsi="Times New Roman"/>
          <w:color w:val="222222"/>
          <w:sz w:val="24"/>
          <w:szCs w:val="24"/>
          <w:rtl w:val="0"/>
        </w:rPr>
        <w:t xml:space="preserve">ы на YouTube и доступны по ссылкам в тексте работы (</w:t>
      </w:r>
      <w:hyperlink r:id="rId8">
        <w:r w:rsidDel="00000000" w:rsidR="00000000" w:rsidRPr="00000000">
          <w:rPr>
            <w:rFonts w:ascii="Times New Roman" w:cs="Times New Roman" w:eastAsia="Times New Roman" w:hAnsi="Times New Roman"/>
            <w:color w:val="1155cc"/>
            <w:sz w:val="24"/>
            <w:szCs w:val="24"/>
            <w:u w:val="single"/>
            <w:rtl w:val="0"/>
          </w:rPr>
          <w:t xml:space="preserve">https://github.com/astafyevai/McGurk-effect/tree/master/text</w:t>
        </w:r>
      </w:hyperlink>
      <w:r w:rsidDel="00000000" w:rsidR="00000000" w:rsidRPr="00000000">
        <w:rPr>
          <w:rFonts w:ascii="Times New Roman" w:cs="Times New Roman" w:eastAsia="Times New Roman" w:hAnsi="Times New Roman"/>
          <w:color w:val="222222"/>
          <w:sz w:val="24"/>
          <w:szCs w:val="24"/>
          <w:rtl w:val="0"/>
        </w:rPr>
        <w:t xml:space="preserve">). Пример того, как выглядела видеозапись в эксперименте, можно увидеть на Рис. 2.</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79">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91308" cy="2986088"/>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29130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2. Пример видеозаписи эксперимента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с YouTube.</w:t>
      </w:r>
    </w:p>
    <w:p w:rsidR="00000000" w:rsidDel="00000000" w:rsidP="00000000" w:rsidRDefault="00000000" w:rsidRPr="00000000" w14:paraId="0000007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эксперименте приняли участие 150 человек, поровну мужчин и женщин, разного возраста (от 12 до 78 лет), минимум полгода проживающие в Москве или Московской области. Из всех, кто принимал участие в эксперименте, 120 испытуемых смотрели видео и аудио, а 30 человек (15 мужчин и 15 женщин) были контрольной группой и только слушали истории (без видео стимула). Задача контрольной группы была проверить, связан ли обнаруженный эффект с взаимодействием аудио и видео стимулов. Распределение опрошенных респондентов по полу и возрасту представлено на Рис. 3. Никто из опрошенных не знал, что такое эффект МакГурка и других подробностей эксперимента, до прохождения. Видеозаписи показывались с одного компьютера, без наушников, в разных местах (тихая аудитория, кафе, комната в квартире). Эксперимент в среднем длился 15 минут.</w:t>
      </w:r>
    </w:p>
    <w:p w:rsidR="00000000" w:rsidDel="00000000" w:rsidP="00000000" w:rsidRDefault="00000000" w:rsidRPr="00000000" w14:paraId="0000007D">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5038725" cy="2217781"/>
            <wp:effectExtent b="0" l="0" r="0" t="0"/>
            <wp:docPr id="9"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038725" cy="221778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3. Распределение испытуемых по полу и возрасту. </w:t>
      </w:r>
    </w:p>
    <w:p w:rsidR="00000000" w:rsidDel="00000000" w:rsidP="00000000" w:rsidRDefault="00000000" w:rsidRPr="00000000" w14:paraId="00000080">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Чтобы избежать влияния порядка на ответы респондентов, были использованы 3 произвольных комбинации, в которых порядковый номер конкретного фрагмента определялся при помощи рандомизатора. </w:t>
      </w:r>
      <w:r w:rsidDel="00000000" w:rsidR="00000000" w:rsidRPr="00000000">
        <w:rPr>
          <w:rFonts w:ascii="Times New Roman" w:cs="Times New Roman" w:eastAsia="Times New Roman" w:hAnsi="Times New Roman"/>
          <w:color w:val="222222"/>
          <w:sz w:val="24"/>
          <w:szCs w:val="24"/>
          <w:rtl w:val="0"/>
        </w:rPr>
        <w:t xml:space="preserve">порядок был псевдопроизвольным, т. е. после работы рандомизатора порядок стимулов был изменен, в соответствии со следующими принципами: п</w:t>
      </w:r>
      <w:r w:rsidDel="00000000" w:rsidR="00000000" w:rsidRPr="00000000">
        <w:rPr>
          <w:rFonts w:ascii="Times New Roman" w:cs="Times New Roman" w:eastAsia="Times New Roman" w:hAnsi="Times New Roman"/>
          <w:color w:val="222222"/>
          <w:sz w:val="24"/>
          <w:szCs w:val="24"/>
          <w:rtl w:val="0"/>
        </w:rPr>
        <w:t xml:space="preserve">ервым в каждом порядке обязательно шел филлер, и нигде две стимульных истории не шли подряд</w:t>
      </w:r>
      <w:r w:rsidDel="00000000" w:rsidR="00000000" w:rsidRPr="00000000">
        <w:rPr>
          <w:rFonts w:ascii="Times New Roman" w:cs="Times New Roman" w:eastAsia="Times New Roman" w:hAnsi="Times New Roman"/>
          <w:color w:val="222222"/>
          <w:sz w:val="24"/>
          <w:szCs w:val="24"/>
          <w:rtl w:val="0"/>
        </w:rPr>
        <w:t xml:space="preserve">. Каждый порядок тестировал 50 человек: 40 участников смотрели видеозапись и слушали аудиозапись, а 10 информантов просто слушали истории (без видео стимула).</w:t>
      </w:r>
    </w:p>
    <w:p w:rsidR="00000000" w:rsidDel="00000000" w:rsidP="00000000" w:rsidRDefault="00000000" w:rsidRPr="00000000" w14:paraId="00000082">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После просмотрела каждого фрагмента и прослушивания аудио испытуемым предлагалось ответить на тестовый вопрос. Предлагались следующие варианты в произвольном порядке:</w:t>
      </w:r>
    </w:p>
    <w:p w:rsidR="00000000" w:rsidDel="00000000" w:rsidP="00000000" w:rsidRDefault="00000000" w:rsidRPr="00000000" w14:paraId="00000083">
      <w:pPr>
        <w:numPr>
          <w:ilvl w:val="0"/>
          <w:numId w:val="6"/>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слово, которое произносится на звуковой записи (аудио стимул);</w:t>
      </w:r>
    </w:p>
    <w:p w:rsidR="00000000" w:rsidDel="00000000" w:rsidP="00000000" w:rsidRDefault="00000000" w:rsidRPr="00000000" w14:paraId="00000084">
      <w:pPr>
        <w:numPr>
          <w:ilvl w:val="0"/>
          <w:numId w:val="6"/>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слово, которое показывается на видео изображении (видео стимул);</w:t>
      </w:r>
    </w:p>
    <w:p w:rsidR="00000000" w:rsidDel="00000000" w:rsidP="00000000" w:rsidRDefault="00000000" w:rsidRPr="00000000" w14:paraId="00000085">
      <w:pPr>
        <w:numPr>
          <w:ilvl w:val="0"/>
          <w:numId w:val="6"/>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новое слово (эффект МакГурка);</w:t>
      </w:r>
    </w:p>
    <w:p w:rsidR="00000000" w:rsidDel="00000000" w:rsidP="00000000" w:rsidRDefault="00000000" w:rsidRPr="00000000" w14:paraId="00000086">
      <w:pPr>
        <w:numPr>
          <w:ilvl w:val="0"/>
          <w:numId w:val="6"/>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стороннее слово, вызванное ошибкой или непониманием.</w:t>
      </w:r>
    </w:p>
    <w:p w:rsidR="00000000" w:rsidDel="00000000" w:rsidP="00000000" w:rsidRDefault="00000000" w:rsidRPr="00000000" w14:paraId="0000008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 Рис. 4 представлены ответы участников, которым предлагалось смотреть видеозапись и слушать аудиозапись (те участники, которые проходили эксперимент и с видео, и с аудио стимулами). График разделен на 4 столбца, согласно ответам респондентов. В первом столбце (который называется «-</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показаны ответы тех, кто после просмотра видео выбирал вариант </w:t>
      </w:r>
      <w:r w:rsidDel="00000000" w:rsidR="00000000" w:rsidRPr="00000000">
        <w:rPr>
          <w:rFonts w:ascii="Times New Roman" w:cs="Times New Roman" w:eastAsia="Times New Roman" w:hAnsi="Times New Roman"/>
          <w:i w:val="1"/>
          <w:color w:val="222222"/>
          <w:sz w:val="24"/>
          <w:szCs w:val="24"/>
          <w:rtl w:val="0"/>
        </w:rPr>
        <w:t xml:space="preserve">Другое</w:t>
      </w:r>
      <w:r w:rsidDel="00000000" w:rsidR="00000000" w:rsidRPr="00000000">
        <w:rPr>
          <w:rFonts w:ascii="Times New Roman" w:cs="Times New Roman" w:eastAsia="Times New Roman" w:hAnsi="Times New Roman"/>
          <w:color w:val="222222"/>
          <w:sz w:val="24"/>
          <w:szCs w:val="24"/>
          <w:rtl w:val="0"/>
        </w:rPr>
        <w:t xml:space="preserve">, а заглавием остальных столбцов служит тот звук, который проверялся (</w:t>
      </w:r>
      <w:r w:rsidDel="00000000" w:rsidR="00000000" w:rsidRPr="00000000">
        <w:rPr>
          <w:rFonts w:ascii="Times New Roman" w:cs="Times New Roman" w:eastAsia="Times New Roman" w:hAnsi="Times New Roman"/>
          <w:i w:val="1"/>
          <w:color w:val="222222"/>
          <w:sz w:val="24"/>
          <w:szCs w:val="24"/>
          <w:rtl w:val="0"/>
        </w:rPr>
        <w:t xml:space="preserve">p, t, k</w:t>
      </w:r>
      <w:r w:rsidDel="00000000" w:rsidR="00000000" w:rsidRPr="00000000">
        <w:rPr>
          <w:rFonts w:ascii="Times New Roman" w:cs="Times New Roman" w:eastAsia="Times New Roman" w:hAnsi="Times New Roman"/>
          <w:color w:val="222222"/>
          <w:sz w:val="24"/>
          <w:szCs w:val="24"/>
          <w:rtl w:val="0"/>
        </w:rPr>
        <w:t xml:space="preserve"> соответственно). Ниже можно увидеть все возможные комбинации аудио и видео стимулов. Ответы сгруппированы по полу участников: под буквой </w:t>
      </w:r>
      <w:r w:rsidDel="00000000" w:rsidR="00000000" w:rsidRPr="00000000">
        <w:rPr>
          <w:rFonts w:ascii="Times New Roman" w:cs="Times New Roman" w:eastAsia="Times New Roman" w:hAnsi="Times New Roman"/>
          <w:i w:val="1"/>
          <w:color w:val="222222"/>
          <w:sz w:val="24"/>
          <w:szCs w:val="24"/>
          <w:rtl w:val="0"/>
        </w:rPr>
        <w:t xml:space="preserve">f</w:t>
      </w:r>
      <w:r w:rsidDel="00000000" w:rsidR="00000000" w:rsidRPr="00000000">
        <w:rPr>
          <w:rFonts w:ascii="Times New Roman" w:cs="Times New Roman" w:eastAsia="Times New Roman" w:hAnsi="Times New Roman"/>
          <w:color w:val="222222"/>
          <w:sz w:val="24"/>
          <w:szCs w:val="24"/>
          <w:rtl w:val="0"/>
        </w:rPr>
        <w:t xml:space="preserve"> (справа) представлены ответы женщин, под буквой </w:t>
      </w:r>
      <w:r w:rsidDel="00000000" w:rsidR="00000000" w:rsidRPr="00000000">
        <w:rPr>
          <w:rFonts w:ascii="Times New Roman" w:cs="Times New Roman" w:eastAsia="Times New Roman" w:hAnsi="Times New Roman"/>
          <w:i w:val="1"/>
          <w:color w:val="222222"/>
          <w:sz w:val="24"/>
          <w:szCs w:val="24"/>
          <w:rtl w:val="0"/>
        </w:rPr>
        <w:t xml:space="preserve">m</w:t>
      </w:r>
      <w:r w:rsidDel="00000000" w:rsidR="00000000" w:rsidRPr="00000000">
        <w:rPr>
          <w:rFonts w:ascii="Times New Roman" w:cs="Times New Roman" w:eastAsia="Times New Roman" w:hAnsi="Times New Roman"/>
          <w:color w:val="222222"/>
          <w:sz w:val="24"/>
          <w:szCs w:val="24"/>
          <w:rtl w:val="0"/>
        </w:rPr>
        <w:t xml:space="preserve"> — ответы мужчин. Та комбинация, где ожидался эффект МакГурка, отмечена на графике зелеными кружками. </w:t>
      </w:r>
    </w:p>
    <w:p w:rsidR="00000000" w:rsidDel="00000000" w:rsidP="00000000" w:rsidRDefault="00000000" w:rsidRPr="00000000" w14:paraId="00000088">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387691" cy="2767013"/>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38769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4. Результаты носителей, смотревших видео стимулы.</w:t>
      </w:r>
    </w:p>
    <w:p w:rsidR="00000000" w:rsidDel="00000000" w:rsidP="00000000" w:rsidRDefault="00000000" w:rsidRPr="00000000" w14:paraId="0000008A">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B">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Нетрудно заметить, что ответы респондентов в основном совпадают с аудио стимулами, кроме комбинации, которая отмечена оранжевыми квадратами. Большая часть опрошенных ответила, что слышит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 при аудио стимуле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стимуле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Наблюдаемый эффект не является эффектом МакГурка, и результат является неожиданным. По этой причине было решено сравнить полученные данные с ответами тех, кто слушал аудиозапись без видео стимула. Если бы данный эффект сохранился в ответах участников, которые только слушали истории, значит, описываемый эффект связан с подбором стимулов. Если же нет — значит, был открыт некоторый новый эффект, отличный от эффекта МакГурка. </w:t>
      </w:r>
    </w:p>
    <w:p w:rsidR="00000000" w:rsidDel="00000000" w:rsidP="00000000" w:rsidRDefault="00000000" w:rsidRPr="00000000" w14:paraId="0000008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Рассмотрим график, где представлены ответы тех участников, которым предлагалось только слушать истории (см. Рис. 4). Нетрудно заметить, что две таблицы (Рис. 4 и Рис. 5) очень </w:t>
      </w:r>
      <w:r w:rsidDel="00000000" w:rsidR="00000000" w:rsidRPr="00000000">
        <w:rPr>
          <w:rFonts w:ascii="Times New Roman" w:cs="Times New Roman" w:eastAsia="Times New Roman" w:hAnsi="Times New Roman"/>
          <w:color w:val="222222"/>
          <w:sz w:val="24"/>
          <w:szCs w:val="24"/>
          <w:rtl w:val="0"/>
        </w:rPr>
        <w:t xml:space="preserve">похожи</w:t>
      </w:r>
      <w:r w:rsidDel="00000000" w:rsidR="00000000" w:rsidRPr="00000000">
        <w:rPr>
          <w:rFonts w:ascii="Times New Roman" w:cs="Times New Roman" w:eastAsia="Times New Roman" w:hAnsi="Times New Roman"/>
          <w:color w:val="222222"/>
          <w:sz w:val="24"/>
          <w:szCs w:val="24"/>
          <w:rtl w:val="0"/>
        </w:rPr>
        <w:t xml:space="preserve">, т. е. большинство ответов совпадает с реально звучащим аудио стимулом, кроме той комбинации, где аудио стимул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стимул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 в этом случае участники снова выбирали ответ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E">
      <w:pPr>
        <w:widowControl w:val="0"/>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452938" cy="2791394"/>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452938" cy="279139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firstLine="720"/>
        <w:contextualSpacing w:val="0"/>
        <w:jc w:val="center"/>
        <w:rPr>
          <w:rFonts w:ascii="Times New Roman" w:cs="Times New Roman" w:eastAsia="Times New Roman" w:hAnsi="Times New Roman"/>
          <w:color w:val="222222"/>
          <w:sz w:val="24"/>
          <w:szCs w:val="24"/>
          <w:highlight w:val="red"/>
        </w:rPr>
      </w:pPr>
      <w:r w:rsidDel="00000000" w:rsidR="00000000" w:rsidRPr="00000000">
        <w:rPr>
          <w:rFonts w:ascii="Times New Roman" w:cs="Times New Roman" w:eastAsia="Times New Roman" w:hAnsi="Times New Roman"/>
          <w:color w:val="222222"/>
          <w:sz w:val="24"/>
          <w:szCs w:val="24"/>
          <w:rtl w:val="0"/>
        </w:rPr>
        <w:t xml:space="preserve">Рис. 5. Результаты носителей, не смотревших видео стимулы. </w:t>
      </w:r>
      <w:r w:rsidDel="00000000" w:rsidR="00000000" w:rsidRPr="00000000">
        <w:rPr>
          <w:rtl w:val="0"/>
        </w:rPr>
      </w:r>
    </w:p>
    <w:p w:rsidR="00000000" w:rsidDel="00000000" w:rsidP="00000000" w:rsidRDefault="00000000" w:rsidRPr="00000000" w14:paraId="00000090">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создается впечатление, что все носители отвечают одинаково, независимо от наличия или отсутствия видео стимула.</w:t>
      </w:r>
    </w:p>
    <w:p w:rsidR="00000000" w:rsidDel="00000000" w:rsidP="00000000" w:rsidRDefault="00000000" w:rsidRPr="00000000" w14:paraId="00000092">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 помощью точного теста Фишера проверялось, влияет ли пол на ответы участников эксперимента (p-value (0.93 &gt; 0.05)), влияет ли видео стимул на ответы респондентов (p-value (0.66 &gt; 0.05)), влияет ли порядок видеозаписей на ответы респондентов (p-value (0.64 &gt; 0.05)). Во всех перечисленных случаях получается очень высокий p-value, что не дает оснований отбросить нулевую гипотезу. Для ответа на вопрос, на какой стимул (видео или аудио) респонденты ориентируются больше был использован метод χ². 6 контекстов, в каждом совпадений с аудио стимулом в более чем пять раз превосходит количество совпадений с видео стимулом, значит, респонденты больше ориентируются на аудио стимул.</w:t>
      </w:r>
    </w:p>
    <w:p w:rsidR="00000000" w:rsidDel="00000000" w:rsidP="00000000" w:rsidRDefault="00000000" w:rsidRPr="00000000" w14:paraId="00000093">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Согласно описанным данным, получается, что:</w:t>
      </w:r>
    </w:p>
    <w:p w:rsidR="00000000" w:rsidDel="00000000" w:rsidP="00000000" w:rsidRDefault="00000000" w:rsidRPr="00000000" w14:paraId="00000094">
      <w:pPr>
        <w:numPr>
          <w:ilvl w:val="0"/>
          <w:numId w:val="14"/>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эффект МакГурка не наблюдается;</w:t>
      </w:r>
    </w:p>
    <w:p w:rsidR="00000000" w:rsidDel="00000000" w:rsidP="00000000" w:rsidRDefault="00000000" w:rsidRPr="00000000" w14:paraId="00000095">
      <w:pPr>
        <w:numPr>
          <w:ilvl w:val="0"/>
          <w:numId w:val="14"/>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пол не влияет на ответы респондентов;</w:t>
      </w:r>
    </w:p>
    <w:p w:rsidR="00000000" w:rsidDel="00000000" w:rsidP="00000000" w:rsidRDefault="00000000" w:rsidRPr="00000000" w14:paraId="00000096">
      <w:pPr>
        <w:numPr>
          <w:ilvl w:val="0"/>
          <w:numId w:val="14"/>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видео стимул не влияет на ответы респондентов;</w:t>
      </w:r>
    </w:p>
    <w:p w:rsidR="00000000" w:rsidDel="00000000" w:rsidP="00000000" w:rsidRDefault="00000000" w:rsidRPr="00000000" w14:paraId="00000097">
      <w:pPr>
        <w:numPr>
          <w:ilvl w:val="0"/>
          <w:numId w:val="14"/>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порядок стимулов не влияет на ответы респондентов;</w:t>
      </w:r>
    </w:p>
    <w:p w:rsidR="00000000" w:rsidDel="00000000" w:rsidP="00000000" w:rsidRDefault="00000000" w:rsidRPr="00000000" w14:paraId="00000098">
      <w:pPr>
        <w:numPr>
          <w:ilvl w:val="0"/>
          <w:numId w:val="14"/>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отвечая, респонденты ориентируются на аудио стимул.</w:t>
      </w:r>
    </w:p>
    <w:p w:rsidR="00000000" w:rsidDel="00000000" w:rsidP="00000000" w:rsidRDefault="00000000" w:rsidRPr="00000000" w14:paraId="00000099">
      <w:pPr>
        <w:spacing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В настоящей работе мы постарались учесть выявленные недочеты и максимально приблизить эксперимент к оригинальному. </w:t>
      </w:r>
      <w:r w:rsidDel="00000000" w:rsidR="00000000" w:rsidRPr="00000000">
        <w:rPr>
          <w:rtl w:val="0"/>
        </w:rPr>
      </w:r>
    </w:p>
    <w:p w:rsidR="00000000" w:rsidDel="00000000" w:rsidP="00000000" w:rsidRDefault="00000000" w:rsidRPr="00000000" w14:paraId="0000009A">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bz4xx4t1zhod" w:id="4"/>
      <w:bookmarkEnd w:id="4"/>
      <w:r w:rsidDel="00000000" w:rsidR="00000000" w:rsidRPr="00000000">
        <w:rPr>
          <w:rFonts w:ascii="Times New Roman" w:cs="Times New Roman" w:eastAsia="Times New Roman" w:hAnsi="Times New Roman"/>
          <w:b w:val="1"/>
          <w:color w:val="000000"/>
          <w:rtl w:val="0"/>
        </w:rPr>
        <w:t xml:space="preserve">Конструирование эксперимента</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рамках этой работы мы постарались максимально приблизить процедуру проведения эксперимента к оригинальному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На видеозаписи крупным планом показано лицо девушки на белом фоне (см. Рис. 6), которая три раза подряд произносит стимульные слоги. </w:t>
      </w:r>
      <w:r w:rsidDel="00000000" w:rsidR="00000000" w:rsidRPr="00000000">
        <w:rPr>
          <w:rFonts w:ascii="Times New Roman" w:cs="Times New Roman" w:eastAsia="Times New Roman" w:hAnsi="Times New Roman"/>
          <w:color w:val="222222"/>
          <w:sz w:val="24"/>
          <w:szCs w:val="24"/>
          <w:rtl w:val="0"/>
        </w:rPr>
        <w:t xml:space="preserve">Во время съемки</w:t>
      </w:r>
      <w:r w:rsidDel="00000000" w:rsidR="00000000" w:rsidRPr="00000000">
        <w:rPr>
          <w:rFonts w:ascii="Times New Roman" w:cs="Times New Roman" w:eastAsia="Times New Roman" w:hAnsi="Times New Roman"/>
          <w:color w:val="222222"/>
          <w:sz w:val="24"/>
          <w:szCs w:val="24"/>
          <w:vertAlign w:val="superscript"/>
        </w:rPr>
        <w:footnoteReference w:customMarkFollows="0" w:id="0"/>
      </w:r>
      <w:r w:rsidDel="00000000" w:rsidR="00000000" w:rsidRPr="00000000">
        <w:rPr>
          <w:rFonts w:ascii="Times New Roman" w:cs="Times New Roman" w:eastAsia="Times New Roman" w:hAnsi="Times New Roman"/>
          <w:color w:val="222222"/>
          <w:sz w:val="24"/>
          <w:szCs w:val="24"/>
          <w:rtl w:val="0"/>
        </w:rPr>
        <w:t xml:space="preserve"> девушка</w:t>
      </w:r>
      <w:r w:rsidDel="00000000" w:rsidR="00000000" w:rsidRPr="00000000">
        <w:rPr>
          <w:rFonts w:ascii="Times New Roman" w:cs="Times New Roman" w:eastAsia="Times New Roman" w:hAnsi="Times New Roman"/>
          <w:color w:val="222222"/>
          <w:sz w:val="24"/>
          <w:szCs w:val="24"/>
          <w:vertAlign w:val="superscript"/>
        </w:rPr>
        <w:footnoteReference w:customMarkFollows="0" w:id="1"/>
      </w:r>
      <w:r w:rsidDel="00000000" w:rsidR="00000000" w:rsidRPr="00000000">
        <w:rPr>
          <w:rFonts w:ascii="Times New Roman" w:cs="Times New Roman" w:eastAsia="Times New Roman" w:hAnsi="Times New Roman"/>
          <w:color w:val="222222"/>
          <w:sz w:val="24"/>
          <w:szCs w:val="24"/>
          <w:rtl w:val="0"/>
        </w:rPr>
        <w:t xml:space="preserve"> произносила одинаковый слог по три раза в каждом блоке, а позже выбирался один наиболее четкий и естественный звук для трех одинаковых произношений подряд. Видео были соединены аудиозаписями с помощью программы </w:t>
      </w:r>
      <w:hyperlink r:id="rId13">
        <w:r w:rsidDel="00000000" w:rsidR="00000000" w:rsidRPr="00000000">
          <w:rPr>
            <w:rFonts w:ascii="Times New Roman" w:cs="Times New Roman" w:eastAsia="Times New Roman" w:hAnsi="Times New Roman"/>
            <w:color w:val="1155cc"/>
            <w:sz w:val="24"/>
            <w:szCs w:val="24"/>
            <w:u w:val="single"/>
            <w:rtl w:val="0"/>
          </w:rPr>
          <w:t xml:space="preserve">Praat</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Boersma P., Weenink D. (2007)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D">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E">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110163" cy="2883592"/>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110163" cy="288359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6. Пример видеозаписи эксперимента в программе PsychoPy.</w:t>
      </w:r>
      <w:r w:rsidDel="00000000" w:rsidR="00000000" w:rsidRPr="00000000">
        <w:rPr>
          <w:rtl w:val="0"/>
        </w:rPr>
      </w:r>
    </w:p>
    <w:p w:rsidR="00000000" w:rsidDel="00000000" w:rsidP="00000000" w:rsidRDefault="00000000" w:rsidRPr="00000000" w14:paraId="000000A0">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1">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При моделировании мы решили использовать специальную программу для построения экспериментов </w:t>
      </w:r>
      <w:hyperlink r:id="rId15">
        <w:r w:rsidDel="00000000" w:rsidR="00000000" w:rsidRPr="00000000">
          <w:rPr>
            <w:rFonts w:ascii="Times New Roman" w:cs="Times New Roman" w:eastAsia="Times New Roman" w:hAnsi="Times New Roman"/>
            <w:color w:val="1155cc"/>
            <w:sz w:val="24"/>
            <w:szCs w:val="24"/>
            <w:u w:val="single"/>
            <w:rtl w:val="0"/>
          </w:rPr>
          <w:t xml:space="preserve">PsychoPy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Peirce, JW (2007))</w:t>
      </w:r>
      <w:r w:rsidDel="00000000" w:rsidR="00000000" w:rsidRPr="00000000">
        <w:rPr>
          <w:rFonts w:ascii="Times New Roman" w:cs="Times New Roman" w:eastAsia="Times New Roman" w:hAnsi="Times New Roman"/>
          <w:color w:val="222222"/>
          <w:sz w:val="24"/>
          <w:szCs w:val="24"/>
          <w:rtl w:val="0"/>
        </w:rPr>
        <w:t xml:space="preserve">. Новейшая версия софта, предложенная на сайте для скачивания, — PsychoPy 1.90.1, и ещё несколько предыдущих (версии 1.90.0, 1.85.6, 1.85.4, 1.85.3)  работали некорректно на момент конструирования эксперимента, что делало работу с ними невозможной. Настоящий эксперимент был построен с помощью версии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 Дизайн программы можно увидеть на Рис. 7</w:t>
      </w:r>
    </w:p>
    <w:p w:rsidR="00000000" w:rsidDel="00000000" w:rsidP="00000000" w:rsidRDefault="00000000" w:rsidRPr="00000000" w14:paraId="000000A2">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40867" cy="2947988"/>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4086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7. Пример дизайна эксперимента в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Решение воспользоваться специальной программой было не случайным. Во-первых, это позволило значительно упростить процедуру эксперимента по сравнению с Google Формами, с помощью которых проводился эксперимент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Во-вторых, это позволило контролировать, что все участники эксперимента смотрят видеозаписи в полноэкранном режиме. Наконец, в помощью софта были получены данные про время реакции респондентов на стимулы. Существенным недостатком PsychoPy 1.85.2 является невозможность вписывать ответы непосредственно в программу, поэтому в описываемом эксперименте участники были вынуждены сначала смотреть видеозапись, потом записывать ответ на лист бумаги, и только после этого переходить к следующему стимулу.</w:t>
      </w:r>
    </w:p>
    <w:p w:rsidR="00000000" w:rsidDel="00000000" w:rsidP="00000000" w:rsidRDefault="00000000" w:rsidRPr="00000000" w14:paraId="000000A6">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hhtwl3axyrmn" w:id="5"/>
      <w:bookmarkEnd w:id="5"/>
      <w:r w:rsidDel="00000000" w:rsidR="00000000" w:rsidRPr="00000000">
        <w:rPr>
          <w:rFonts w:ascii="Times New Roman" w:cs="Times New Roman" w:eastAsia="Times New Roman" w:hAnsi="Times New Roman"/>
          <w:b w:val="1"/>
          <w:color w:val="000000"/>
          <w:rtl w:val="0"/>
        </w:rPr>
        <w:t xml:space="preserve">П</w:t>
      </w:r>
      <w:r w:rsidDel="00000000" w:rsidR="00000000" w:rsidRPr="00000000">
        <w:rPr>
          <w:rFonts w:ascii="Times New Roman" w:cs="Times New Roman" w:eastAsia="Times New Roman" w:hAnsi="Times New Roman"/>
          <w:b w:val="1"/>
          <w:color w:val="000000"/>
          <w:rtl w:val="0"/>
        </w:rPr>
        <w:t xml:space="preserve">роведение эксперимента</w:t>
      </w:r>
      <w:r w:rsidDel="00000000" w:rsidR="00000000" w:rsidRPr="00000000">
        <w:rPr>
          <w:rtl w:val="0"/>
        </w:rPr>
      </w:r>
    </w:p>
    <w:p w:rsidR="00000000" w:rsidDel="00000000" w:rsidP="00000000" w:rsidRDefault="00000000" w:rsidRPr="00000000" w14:paraId="000000A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8">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Было проведено четыре эксперимента параллельно, чтобы протестировать проявление эффекта МакГурка на четырех типах данных: </w:t>
      </w:r>
    </w:p>
    <w:p w:rsidR="00000000" w:rsidDel="00000000" w:rsidP="00000000" w:rsidRDefault="00000000" w:rsidRPr="00000000" w14:paraId="000000A9">
      <w:pPr>
        <w:numPr>
          <w:ilvl w:val="0"/>
          <w:numId w:val="11"/>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повторяются один раз (ba, da</w:t>
      </w:r>
      <w:r w:rsidDel="00000000" w:rsidR="00000000" w:rsidRPr="00000000">
        <w:rPr>
          <w:rFonts w:ascii="Times New Roman" w:cs="Times New Roman" w:eastAsia="Times New Roman" w:hAnsi="Times New Roman"/>
          <w:color w:val="222222"/>
          <w:sz w:val="24"/>
          <w:szCs w:val="24"/>
          <w:rtl w:val="0"/>
        </w:rPr>
        <w:t xml:space="preserve">, 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A">
      <w:pPr>
        <w:numPr>
          <w:ilvl w:val="0"/>
          <w:numId w:val="11"/>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дублированные (ba-ba, da-da</w:t>
      </w:r>
      <w:r w:rsidDel="00000000" w:rsidR="00000000" w:rsidRPr="00000000">
        <w:rPr>
          <w:rFonts w:ascii="Times New Roman" w:cs="Times New Roman" w:eastAsia="Times New Roman" w:hAnsi="Times New Roman"/>
          <w:color w:val="222222"/>
          <w:sz w:val="24"/>
          <w:szCs w:val="24"/>
          <w:rtl w:val="0"/>
        </w:rPr>
        <w:t xml:space="preserve">, ga-ga)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B">
      <w:pPr>
        <w:numPr>
          <w:ilvl w:val="0"/>
          <w:numId w:val="11"/>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повторяются один раз (pa, ta, ka);</w:t>
      </w:r>
    </w:p>
    <w:p w:rsidR="00000000" w:rsidDel="00000000" w:rsidP="00000000" w:rsidRDefault="00000000" w:rsidRPr="00000000" w14:paraId="000000AC">
      <w:pPr>
        <w:numPr>
          <w:ilvl w:val="0"/>
          <w:numId w:val="11"/>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дублированные (pa-pa, ta-ta, ka-ka).</w:t>
      </w:r>
    </w:p>
    <w:p w:rsidR="00000000" w:rsidDel="00000000" w:rsidP="00000000" w:rsidRDefault="00000000" w:rsidRPr="00000000" w14:paraId="000000AD">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Стимулами являются все возможные комбинации звуков </w:t>
      </w:r>
      <w:r w:rsidDel="00000000" w:rsidR="00000000" w:rsidRPr="00000000">
        <w:rPr>
          <w:rFonts w:ascii="Times New Roman" w:cs="Times New Roman" w:eastAsia="Times New Roman" w:hAnsi="Times New Roman"/>
          <w:i w:val="1"/>
          <w:color w:val="222222"/>
          <w:sz w:val="24"/>
          <w:szCs w:val="24"/>
          <w:rtl w:val="0"/>
        </w:rPr>
        <w:t xml:space="preserve">p, t, k</w:t>
      </w:r>
      <w:r w:rsidDel="00000000" w:rsidR="00000000" w:rsidRPr="00000000">
        <w:rPr>
          <w:rFonts w:ascii="Times New Roman" w:cs="Times New Roman" w:eastAsia="Times New Roman" w:hAnsi="Times New Roman"/>
          <w:color w:val="222222"/>
          <w:sz w:val="24"/>
          <w:szCs w:val="24"/>
          <w:rtl w:val="0"/>
        </w:rPr>
        <w:t xml:space="preserve"> для экспериментов с глухими взрывными, и </w:t>
      </w:r>
      <w:r w:rsidDel="00000000" w:rsidR="00000000" w:rsidRPr="00000000">
        <w:rPr>
          <w:rFonts w:ascii="Times New Roman" w:cs="Times New Roman" w:eastAsia="Times New Roman" w:hAnsi="Times New Roman"/>
          <w:i w:val="1"/>
          <w:color w:val="222222"/>
          <w:sz w:val="24"/>
          <w:szCs w:val="24"/>
          <w:rtl w:val="0"/>
        </w:rPr>
        <w:t xml:space="preserve">b, d, g</w:t>
      </w:r>
      <w:r w:rsidDel="00000000" w:rsidR="00000000" w:rsidRPr="00000000">
        <w:rPr>
          <w:rFonts w:ascii="Times New Roman" w:cs="Times New Roman" w:eastAsia="Times New Roman" w:hAnsi="Times New Roman"/>
          <w:color w:val="222222"/>
          <w:sz w:val="24"/>
          <w:szCs w:val="24"/>
          <w:rtl w:val="0"/>
        </w:rPr>
        <w:t xml:space="preserve"> для экспериментов с </w:t>
      </w:r>
      <w:r w:rsidDel="00000000" w:rsidR="00000000" w:rsidRPr="00000000">
        <w:rPr>
          <w:rFonts w:ascii="Times New Roman" w:cs="Times New Roman" w:eastAsia="Times New Roman" w:hAnsi="Times New Roman"/>
          <w:color w:val="222222"/>
          <w:sz w:val="24"/>
          <w:szCs w:val="24"/>
          <w:rtl w:val="0"/>
        </w:rPr>
        <w:t xml:space="preserve">звонкими </w:t>
      </w:r>
      <w:r w:rsidDel="00000000" w:rsidR="00000000" w:rsidRPr="00000000">
        <w:rPr>
          <w:rFonts w:ascii="Times New Roman" w:cs="Times New Roman" w:eastAsia="Times New Roman" w:hAnsi="Times New Roman"/>
          <w:color w:val="222222"/>
          <w:sz w:val="24"/>
          <w:szCs w:val="24"/>
          <w:rtl w:val="0"/>
        </w:rPr>
        <w:t xml:space="preserve">взрывными (см. Приложение 2, Приложение 3 соответственно).</w:t>
      </w:r>
    </w:p>
    <w:p w:rsidR="00000000" w:rsidDel="00000000" w:rsidP="00000000" w:rsidRDefault="00000000" w:rsidRPr="00000000" w14:paraId="000000AE">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При проведении эксперимента были созданы максимально похожие условия для прохождения: видеозаписи смотрелись с одного компьютера в полноэкранном режиме, в тихом месте. Каждый респондент сначала читал подробную инструкцию (см. </w:t>
      </w:r>
      <w:r w:rsidDel="00000000" w:rsidR="00000000" w:rsidRPr="00000000">
        <w:rPr>
          <w:rFonts w:ascii="Times New Roman" w:cs="Times New Roman" w:eastAsia="Times New Roman" w:hAnsi="Times New Roman"/>
          <w:color w:val="222222"/>
          <w:sz w:val="24"/>
          <w:szCs w:val="24"/>
          <w:rtl w:val="0"/>
        </w:rPr>
        <w:t xml:space="preserve">Приложение </w:t>
      </w:r>
      <w:r w:rsidDel="00000000" w:rsidR="00000000" w:rsidRPr="00000000">
        <w:rPr>
          <w:rFonts w:ascii="Times New Roman" w:cs="Times New Roman" w:eastAsia="Times New Roman" w:hAnsi="Times New Roman"/>
          <w:color w:val="222222"/>
          <w:sz w:val="24"/>
          <w:szCs w:val="24"/>
          <w:rtl w:val="0"/>
        </w:rPr>
        <w:t xml:space="preserve">3), а потом смотрел 9 видеозаписей по 5-10 секунд. После каждой видеозаписи на заранее приготовленный лист бумаги респонденту нужно было записать ответ на вопрос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Что говорит девушка?». Мы посчитали эту формулировку вопроса наиболее естественной и нейтральной из всех возможных, чтобы не акцентировать внимание участника эксперимента на каком-то отдельном способе восприятия информации (например, «</w:t>
      </w:r>
      <w:r w:rsidDel="00000000" w:rsidR="00000000" w:rsidRPr="00000000">
        <w:rPr>
          <w:rFonts w:ascii="Times New Roman" w:cs="Times New Roman" w:eastAsia="Times New Roman" w:hAnsi="Times New Roman"/>
          <w:color w:val="222222"/>
          <w:sz w:val="24"/>
          <w:szCs w:val="24"/>
          <w:rtl w:val="0"/>
        </w:rPr>
        <w:t xml:space="preserve">Что Вы видите/слышите?»</w:t>
      </w:r>
      <w:r w:rsidDel="00000000" w:rsidR="00000000" w:rsidRPr="00000000">
        <w:rPr>
          <w:rFonts w:ascii="Times New Roman" w:cs="Times New Roman" w:eastAsia="Times New Roman" w:hAnsi="Times New Roman"/>
          <w:color w:val="222222"/>
          <w:sz w:val="24"/>
          <w:szCs w:val="24"/>
          <w:rtl w:val="0"/>
        </w:rPr>
        <w:t xml:space="preserve">, мы считаем неудачной формулировкой). В самом конце испытуемый отвечал на тестовый вопрос, знает ли он, что такое эффект МакГурка (стрелка вверх — да, стрелка вниз — нет). </w:t>
      </w:r>
      <w:r w:rsidDel="00000000" w:rsidR="00000000" w:rsidRPr="00000000">
        <w:rPr>
          <w:rFonts w:ascii="Times New Roman" w:cs="Times New Roman" w:eastAsia="Times New Roman" w:hAnsi="Times New Roman"/>
          <w:color w:val="222222"/>
          <w:sz w:val="24"/>
          <w:szCs w:val="24"/>
          <w:rtl w:val="0"/>
        </w:rPr>
        <w:t xml:space="preserve">Файлы, которые содержат построенные в </w:t>
      </w:r>
      <w:r w:rsidDel="00000000" w:rsidR="00000000" w:rsidRPr="00000000">
        <w:rPr>
          <w:rFonts w:ascii="Times New Roman" w:cs="Times New Roman" w:eastAsia="Times New Roman" w:hAnsi="Times New Roman"/>
          <w:color w:val="222222"/>
          <w:sz w:val="24"/>
          <w:szCs w:val="24"/>
          <w:rtl w:val="0"/>
        </w:rPr>
        <w:t xml:space="preserve">PsychoPy</w:t>
      </w:r>
      <w:r w:rsidDel="00000000" w:rsidR="00000000" w:rsidRPr="00000000">
        <w:rPr>
          <w:rFonts w:ascii="Times New Roman" w:cs="Times New Roman" w:eastAsia="Times New Roman" w:hAnsi="Times New Roman"/>
          <w:color w:val="222222"/>
          <w:sz w:val="24"/>
          <w:szCs w:val="24"/>
          <w:rtl w:val="0"/>
        </w:rPr>
        <w:t xml:space="preserve"> эксперименты, а также все дополнительные данные (видеозаписи, csv файлы) хранятся в репозитории </w:t>
      </w:r>
      <w:r w:rsidDel="00000000" w:rsidR="00000000" w:rsidRPr="00000000">
        <w:rPr>
          <w:rFonts w:ascii="Times New Roman" w:cs="Times New Roman" w:eastAsia="Times New Roman" w:hAnsi="Times New Roman"/>
          <w:i w:val="1"/>
          <w:color w:val="222222"/>
          <w:sz w:val="24"/>
          <w:szCs w:val="24"/>
          <w:rtl w:val="0"/>
        </w:rPr>
        <w:t xml:space="preserve">mcgurk2017-2018</w:t>
      </w:r>
      <w:r w:rsidDel="00000000" w:rsidR="00000000" w:rsidRPr="00000000">
        <w:rPr>
          <w:rFonts w:ascii="Times New Roman" w:cs="Times New Roman" w:eastAsia="Times New Roman" w:hAnsi="Times New Roman"/>
          <w:color w:val="222222"/>
          <w:sz w:val="24"/>
          <w:szCs w:val="24"/>
          <w:rtl w:val="0"/>
        </w:rPr>
        <w:t xml:space="preserve"> в папках </w:t>
      </w:r>
      <w:r w:rsidDel="00000000" w:rsidR="00000000" w:rsidRPr="00000000">
        <w:rPr>
          <w:rFonts w:ascii="Times New Roman" w:cs="Times New Roman" w:eastAsia="Times New Roman" w:hAnsi="Times New Roman"/>
          <w:i w:val="1"/>
          <w:color w:val="222222"/>
          <w:sz w:val="24"/>
          <w:szCs w:val="24"/>
          <w:rtl w:val="0"/>
        </w:rPr>
        <w:t xml:space="preserve">psychopy_1.85.2_files, movies, csv</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и доступны по </w:t>
      </w:r>
      <w:hyperlink r:id="rId17">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F">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В экспериментах приняли участие 28 добровольцев (по 7 человек на эксперимент), примерно равное количество мужчин и женщин, все являются студентами НИУ ВШЭ, от 18 до 23 лет. Для каждого испытуемого случайным образом был сгенерирован уникальный порядок стимулов с помощью PsychoPy.</w:t>
      </w:r>
    </w:p>
    <w:p w:rsidR="00000000" w:rsidDel="00000000" w:rsidP="00000000" w:rsidRDefault="00000000" w:rsidRPr="00000000" w14:paraId="000000B0">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9amskfjwywuh" w:id="6"/>
      <w:bookmarkEnd w:id="6"/>
      <w:r w:rsidDel="00000000" w:rsidR="00000000" w:rsidRPr="00000000">
        <w:rPr>
          <w:rFonts w:ascii="Times New Roman" w:cs="Times New Roman" w:eastAsia="Times New Roman" w:hAnsi="Times New Roman"/>
          <w:b w:val="1"/>
          <w:color w:val="000000"/>
          <w:rtl w:val="0"/>
        </w:rPr>
        <w:t xml:space="preserve">Анализ данных</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Проанализируем данные по времени реакции участников на стимул (Рис. 8). </w:t>
      </w:r>
    </w:p>
    <w:p w:rsidR="00000000" w:rsidDel="00000000" w:rsidP="00000000" w:rsidRDefault="00000000" w:rsidRPr="00000000" w14:paraId="000000B3">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543550" cy="2900363"/>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4355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8. Результаты времени реакции носителей по каждому стимулу.</w:t>
      </w:r>
    </w:p>
    <w:p w:rsidR="00000000" w:rsidDel="00000000" w:rsidP="00000000" w:rsidRDefault="00000000" w:rsidRPr="00000000" w14:paraId="000000B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6">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График содержит диаграммы размаха для каждого отдельно взятого стимула. По оси абсцисс (время) подписаны разброс времени реакции участников, а по оси ординат (стимул) — названия всех стимулов. Вертикальной чертой на каждой отдельной диаграмме показано среднее время реакции на конкретный стимул. Черные точки означают выбросы. Как видно из графика, распределение ответов в основном не превышает 10 секунд. Сравнив время реакции на одинарные и дублированные стимулы, можно заметить, что в целом на распознавание дублированных слогов уходит больше времени, однако стоит учитывать, что респонденты записывали ответы на листок, и время реакции могло увеличиться по этой причине. Вместе с тем, необходимо учитывать, что PsychoPy работает нестабильно, поэтому некоторые неожиданные результаты могут быть связаны с техническими перебоями. По графику нетрудно заметить, что стимулы, над которыми больше всего думали носители — это </w:t>
      </w:r>
      <w:r w:rsidDel="00000000" w:rsidR="00000000" w:rsidRPr="00000000">
        <w:rPr>
          <w:rFonts w:ascii="Times New Roman" w:cs="Times New Roman" w:eastAsia="Times New Roman" w:hAnsi="Times New Roman"/>
          <w:i w:val="1"/>
          <w:color w:val="222222"/>
          <w:sz w:val="24"/>
          <w:szCs w:val="24"/>
          <w:rtl w:val="0"/>
        </w:rPr>
        <w:t xml:space="preserve">ak_vp_doubled, ap_at, ap_vp, ak_vt_doubled</w:t>
      </w:r>
      <w:r w:rsidDel="00000000" w:rsidR="00000000" w:rsidRPr="00000000">
        <w:rPr>
          <w:rFonts w:ascii="Times New Roman" w:cs="Times New Roman" w:eastAsia="Times New Roman" w:hAnsi="Times New Roman"/>
          <w:color w:val="222222"/>
          <w:sz w:val="24"/>
          <w:szCs w:val="24"/>
          <w:rtl w:val="0"/>
        </w:rPr>
        <w:t xml:space="preserve"> (где первая пара букв — аудио стимул с конкретным взрывным, вторая пара букв — видео стимул с конкретным взрывным, наличие/отсутствие doubled — одинарные/двойные повторения соответственно). Те видеозаписи, где мог бы оказаться искомый эффект (</w:t>
      </w:r>
      <w:r w:rsidDel="00000000" w:rsidR="00000000" w:rsidRPr="00000000">
        <w:rPr>
          <w:rFonts w:ascii="Times New Roman" w:cs="Times New Roman" w:eastAsia="Times New Roman" w:hAnsi="Times New Roman"/>
          <w:i w:val="1"/>
          <w:color w:val="222222"/>
          <w:sz w:val="24"/>
          <w:szCs w:val="24"/>
          <w:rtl w:val="0"/>
        </w:rPr>
        <w:t xml:space="preserve">ab_vg, ab_vg_doubled, ap_vk, ap_vk_doubled</w:t>
      </w:r>
      <w:r w:rsidDel="00000000" w:rsidR="00000000" w:rsidRPr="00000000">
        <w:rPr>
          <w:rFonts w:ascii="Times New Roman" w:cs="Times New Roman" w:eastAsia="Times New Roman" w:hAnsi="Times New Roman"/>
          <w:color w:val="222222"/>
          <w:sz w:val="24"/>
          <w:szCs w:val="24"/>
          <w:rtl w:val="0"/>
        </w:rPr>
        <w:t xml:space="preserve">) визуально не отличаются от остальных стимулов.</w:t>
      </w:r>
    </w:p>
    <w:p w:rsidR="00000000" w:rsidDel="00000000" w:rsidP="00000000" w:rsidRDefault="00000000" w:rsidRPr="00000000" w14:paraId="000000B7">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Посмотрим на ответы респондентов, которые смотрели видеозаписи со звонкими стимулами (Рис. 9).</w:t>
      </w:r>
      <w:r w:rsidDel="00000000" w:rsidR="00000000" w:rsidRPr="00000000">
        <w:rPr>
          <w:rtl w:val="0"/>
        </w:rPr>
      </w:r>
    </w:p>
    <w:p w:rsidR="00000000" w:rsidDel="00000000" w:rsidP="00000000" w:rsidRDefault="00000000" w:rsidRPr="00000000" w14:paraId="000000B8">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734050" cy="23622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9. Результаты носителей, которые участвовали в экспериментах с звонкими стимулами.</w:t>
      </w:r>
    </w:p>
    <w:p w:rsidR="00000000" w:rsidDel="00000000" w:rsidP="00000000" w:rsidRDefault="00000000" w:rsidRPr="00000000" w14:paraId="000000BA">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BB">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 разделен на 4 столбца (ответы респондентов) и 2 строки (одинарные и двойные повторения стимулов). По графику нетрудно заметить, что распределение ответов почти полностью связано с аудио, а не с видео стимулом. Ответов, которые не совпали с аудио и комментариев участника эксперимента практически нет. В ответ «другое» (стобец (-)) попали ответы:</w:t>
      </w:r>
      <w:r w:rsidDel="00000000" w:rsidR="00000000" w:rsidRPr="00000000">
        <w:rPr>
          <w:rtl w:val="0"/>
        </w:rPr>
      </w:r>
    </w:p>
    <w:p w:rsidR="00000000" w:rsidDel="00000000" w:rsidP="00000000" w:rsidRDefault="00000000" w:rsidRPr="00000000" w14:paraId="000000BC">
      <w:pPr>
        <w:numPr>
          <w:ilvl w:val="0"/>
          <w:numId w:val="12"/>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 (1-4 ответы принадлежат одному носителю: мужчина; не знает, что такое эффект МакГурка):</w:t>
      </w:r>
    </w:p>
    <w:p w:rsidR="00000000" w:rsidDel="00000000" w:rsidP="00000000" w:rsidRDefault="00000000" w:rsidRPr="00000000" w14:paraId="000000BD">
      <w:pPr>
        <w:numPr>
          <w:ilvl w:val="1"/>
          <w:numId w:val="12"/>
        </w:numPr>
        <w:spacing w:after="24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ad_vb → mda</w:t>
      </w:r>
    </w:p>
    <w:p w:rsidR="00000000" w:rsidDel="00000000" w:rsidP="00000000" w:rsidRDefault="00000000" w:rsidRPr="00000000" w14:paraId="000000BE">
      <w:pPr>
        <w:numPr>
          <w:ilvl w:val="1"/>
          <w:numId w:val="12"/>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ag_vb → bega</w:t>
      </w:r>
    </w:p>
    <w:p w:rsidR="00000000" w:rsidDel="00000000" w:rsidP="00000000" w:rsidRDefault="00000000" w:rsidRPr="00000000" w14:paraId="000000BF">
      <w:pPr>
        <w:numPr>
          <w:ilvl w:val="1"/>
          <w:numId w:val="12"/>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ag_vg → nga</w:t>
      </w:r>
    </w:p>
    <w:p w:rsidR="00000000" w:rsidDel="00000000" w:rsidP="00000000" w:rsidRDefault="00000000" w:rsidRPr="00000000" w14:paraId="000000C0">
      <w:pPr>
        <w:numPr>
          <w:ilvl w:val="1"/>
          <w:numId w:val="12"/>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ag_vd → nga</w:t>
      </w:r>
    </w:p>
    <w:p w:rsidR="00000000" w:rsidDel="00000000" w:rsidP="00000000" w:rsidRDefault="00000000" w:rsidRPr="00000000" w14:paraId="000000C1">
      <w:pPr>
        <w:numPr>
          <w:ilvl w:val="0"/>
          <w:numId w:val="12"/>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Интересно, что носитель ориентируется на оба стимула сразу: он слышит то, что реально звучит на аудиозаписи, но в его ответах частично содержится характеристика звука с видеозаписи (например, </w:t>
      </w:r>
      <w:r w:rsidDel="00000000" w:rsidR="00000000" w:rsidRPr="00000000">
        <w:rPr>
          <w:rFonts w:ascii="Times New Roman" w:cs="Times New Roman" w:eastAsia="Times New Roman" w:hAnsi="Times New Roman"/>
          <w:i w:val="1"/>
          <w:color w:val="24292e"/>
          <w:sz w:val="24"/>
          <w:szCs w:val="24"/>
          <w:rtl w:val="0"/>
        </w:rPr>
        <w:t xml:space="preserve">mda</w:t>
      </w:r>
      <w:r w:rsidDel="00000000" w:rsidR="00000000" w:rsidRPr="00000000">
        <w:rPr>
          <w:rFonts w:ascii="Times New Roman" w:cs="Times New Roman" w:eastAsia="Times New Roman" w:hAnsi="Times New Roman"/>
          <w:color w:val="24292e"/>
          <w:sz w:val="24"/>
          <w:szCs w:val="24"/>
          <w:rtl w:val="0"/>
        </w:rPr>
        <w:t xml:space="preserve"> начинается с губного звука, что явно является влиянием </w:t>
      </w:r>
      <w:r w:rsidDel="00000000" w:rsidR="00000000" w:rsidRPr="00000000">
        <w:rPr>
          <w:rFonts w:ascii="Times New Roman" w:cs="Times New Roman" w:eastAsia="Times New Roman" w:hAnsi="Times New Roman"/>
          <w:i w:val="1"/>
          <w:color w:val="24292e"/>
          <w:sz w:val="24"/>
          <w:szCs w:val="24"/>
          <w:rtl w:val="0"/>
        </w:rPr>
        <w:t xml:space="preserve">b</w:t>
      </w: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0C2">
      <w:pPr>
        <w:numPr>
          <w:ilvl w:val="0"/>
          <w:numId w:val="12"/>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Кроме того, был один случай, когда ответ совпал не с аудио, а с видео стимулом.</w:t>
      </w:r>
    </w:p>
    <w:p w:rsidR="00000000" w:rsidDel="00000000" w:rsidP="00000000" w:rsidRDefault="00000000" w:rsidRPr="00000000" w14:paraId="000000C3">
      <w:pPr>
        <w:numPr>
          <w:ilvl w:val="1"/>
          <w:numId w:val="12"/>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ad_vg → g </w:t>
      </w:r>
      <w:r w:rsidDel="00000000" w:rsidR="00000000" w:rsidRPr="00000000">
        <w:rPr>
          <w:rFonts w:ascii="Times New Roman" w:cs="Times New Roman" w:eastAsia="Times New Roman" w:hAnsi="Times New Roman"/>
          <w:color w:val="24292e"/>
          <w:sz w:val="24"/>
          <w:szCs w:val="24"/>
          <w:rtl w:val="0"/>
        </w:rPr>
        <w:t xml:space="preserve">(женщина; знает, что такое эффект МакГурка).</w:t>
      </w:r>
    </w:p>
    <w:p w:rsidR="00000000" w:rsidDel="00000000" w:rsidP="00000000" w:rsidRDefault="00000000" w:rsidRPr="00000000" w14:paraId="000000C4">
      <w:pPr>
        <w:numPr>
          <w:ilvl w:val="0"/>
          <w:numId w:val="12"/>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все ответы совпадают с аудио.</w:t>
      </w:r>
      <w:r w:rsidDel="00000000" w:rsidR="00000000" w:rsidRPr="00000000">
        <w:rPr>
          <w:rtl w:val="0"/>
        </w:rPr>
      </w:r>
    </w:p>
    <w:p w:rsidR="00000000" w:rsidDel="00000000" w:rsidP="00000000" w:rsidRDefault="00000000" w:rsidRPr="00000000" w14:paraId="000000C5">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4292e"/>
          <w:sz w:val="24"/>
          <w:szCs w:val="24"/>
          <w:rtl w:val="0"/>
        </w:rPr>
        <w:t xml:space="preserve">В экспериментах с звонкими стимулами ожидаемый эффект не проявился. Сравним это с результатами тех респондентов, которые смотрели видеозаписи с глухими стимулами (Рис. 10).</w:t>
      </w:r>
      <w:r w:rsidDel="00000000" w:rsidR="00000000" w:rsidRPr="00000000">
        <w:rPr>
          <w:rtl w:val="0"/>
        </w:rPr>
      </w:r>
    </w:p>
    <w:p w:rsidR="00000000" w:rsidDel="00000000" w:rsidP="00000000" w:rsidRDefault="00000000" w:rsidRPr="00000000" w14:paraId="000000C6">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7">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86463" cy="2473901"/>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86463" cy="247390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10. Результаты носителей, которые участвовали в экспериментах с глухими стимулами.</w:t>
      </w:r>
    </w:p>
    <w:p w:rsidR="00000000" w:rsidDel="00000000" w:rsidP="00000000" w:rsidRDefault="00000000" w:rsidRPr="00000000" w14:paraId="000000C9">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CA">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Графики сильно отличаются друг от друга. В обоих случаях независимо от того, глухие или звонкие стимулы, несовпадений с аудио больше при одинарном стимуле. Из последнего графика также видно, что распределение ответов также, как и в первом случае, видимо, связано с аудио, а не видео стимулом, но ответов, не совпавших с аудио значительно больше.</w:t>
      </w:r>
    </w:p>
    <w:p w:rsidR="00000000" w:rsidDel="00000000" w:rsidP="00000000" w:rsidRDefault="00000000" w:rsidRPr="00000000" w14:paraId="000000CB">
      <w:pPr>
        <w:spacing w:after="240" w:line="360" w:lineRule="auto"/>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 ответах носителей, которые проходили эксперимент с глухими стимулами, было намного больше вопросов, комментариев и сомнений. Один носитей столбца «-» попали:</w:t>
      </w:r>
    </w:p>
    <w:p w:rsidR="00000000" w:rsidDel="00000000" w:rsidP="00000000" w:rsidRDefault="00000000" w:rsidRPr="00000000" w14:paraId="000000CC">
      <w:pPr>
        <w:numPr>
          <w:ilvl w:val="0"/>
          <w:numId w:val="15"/>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w:t>
      </w:r>
    </w:p>
    <w:p w:rsidR="00000000" w:rsidDel="00000000" w:rsidP="00000000" w:rsidRDefault="00000000" w:rsidRPr="00000000" w14:paraId="000000CD">
      <w:pPr>
        <w:numPr>
          <w:ilvl w:val="1"/>
          <w:numId w:val="15"/>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pam</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CE">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ap_vk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F">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D0">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tam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D1">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at_vk → tan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D2">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at_vt → tam</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D3">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w:t>
        <w:tab/>
        <w:t xml:space="preserve">→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D4">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D5">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k/t</w:t>
      </w:r>
      <w:r w:rsidDel="00000000" w:rsidR="00000000" w:rsidRPr="00000000">
        <w:rPr>
          <w:rFonts w:ascii="Times New Roman" w:cs="Times New Roman" w:eastAsia="Times New Roman" w:hAnsi="Times New Roman"/>
          <w:color w:val="24292e"/>
          <w:sz w:val="24"/>
          <w:szCs w:val="24"/>
          <w:rtl w:val="0"/>
        </w:rPr>
        <w:tab/>
        <w:t xml:space="preserve">(женщина; знает, что такое эффект МакГурка)</w:t>
      </w:r>
    </w:p>
    <w:p w:rsidR="00000000" w:rsidDel="00000000" w:rsidP="00000000" w:rsidRDefault="00000000" w:rsidRPr="00000000" w14:paraId="000000D6">
      <w:pPr>
        <w:numPr>
          <w:ilvl w:val="0"/>
          <w:numId w:val="15"/>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(ответы принадлежат одному носителю: мужчина, знает, что такое эффект МакГурка):</w:t>
      </w:r>
    </w:p>
    <w:p w:rsidR="00000000" w:rsidDel="00000000" w:rsidP="00000000" w:rsidRDefault="00000000" w:rsidRPr="00000000" w14:paraId="000000D7">
      <w:pPr>
        <w:numPr>
          <w:ilvl w:val="1"/>
          <w:numId w:val="15"/>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ak_vp → kapka</w:t>
      </w:r>
    </w:p>
    <w:p w:rsidR="00000000" w:rsidDel="00000000" w:rsidP="00000000" w:rsidRDefault="00000000" w:rsidRPr="00000000" w14:paraId="000000D8">
      <w:pPr>
        <w:numPr>
          <w:ilvl w:val="1"/>
          <w:numId w:val="15"/>
        </w:numPr>
        <w:spacing w:after="240" w:before="12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tata/tapta</w:t>
      </w:r>
    </w:p>
    <w:p w:rsidR="00000000" w:rsidDel="00000000" w:rsidP="00000000" w:rsidRDefault="00000000" w:rsidRPr="00000000" w14:paraId="000000D9">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Во всех перечисленных случаях видео стимул каким-то образом влияет на ответ испытуемого. Другие ответы, которые не совпали с аудио стимулом, можно легко прочитать по графику. Ожидаемый эффект проявился 4 раза (2 в эксперименте с глухими одинарными стимулами, 2 - в эксперименте с дублированными глухими стимулами). Появляется ощущение, что носители отвечают по-разному в зависимости от того, глухие или звонкие стимулы, но эта разница не значительна.</w:t>
      </w:r>
    </w:p>
    <w:p w:rsidR="00000000" w:rsidDel="00000000" w:rsidP="00000000" w:rsidRDefault="00000000" w:rsidRPr="00000000" w14:paraId="000000DA">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 помощью тестов проверим, являются ли эти отличия статистически значимы. Перечислим некоторые факты, которые мы хотим доказать:</w:t>
      </w:r>
    </w:p>
    <w:p w:rsidR="00000000" w:rsidDel="00000000" w:rsidP="00000000" w:rsidRDefault="00000000" w:rsidRPr="00000000" w14:paraId="000000DB">
      <w:pPr>
        <w:numPr>
          <w:ilvl w:val="0"/>
          <w:numId w:val="13"/>
        </w:numPr>
        <w:spacing w:after="24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знающими и не знающими, что такое эффект МакГурка не является статистически значимой;</w:t>
      </w:r>
    </w:p>
    <w:p w:rsidR="00000000" w:rsidDel="00000000" w:rsidP="00000000" w:rsidRDefault="00000000" w:rsidRPr="00000000" w14:paraId="000000DC">
      <w:pPr>
        <w:numPr>
          <w:ilvl w:val="0"/>
          <w:numId w:val="13"/>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смотревших одинарные и дублированные стимулы не является статистически значимой;</w:t>
      </w:r>
    </w:p>
    <w:p w:rsidR="00000000" w:rsidDel="00000000" w:rsidP="00000000" w:rsidRDefault="00000000" w:rsidRPr="00000000" w14:paraId="000000DD">
      <w:pPr>
        <w:numPr>
          <w:ilvl w:val="0"/>
          <w:numId w:val="13"/>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разного пола не является стастистически значимой;</w:t>
      </w:r>
    </w:p>
    <w:p w:rsidR="00000000" w:rsidDel="00000000" w:rsidP="00000000" w:rsidRDefault="00000000" w:rsidRPr="00000000" w14:paraId="000000DE">
      <w:pPr>
        <w:numPr>
          <w:ilvl w:val="0"/>
          <w:numId w:val="13"/>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ответы респондентов в нашем эксперименте скорее совпадают с аудио стимулом, а не с видео стимулом.</w:t>
      </w:r>
    </w:p>
    <w:p w:rsidR="00000000" w:rsidDel="00000000" w:rsidP="00000000" w:rsidRDefault="00000000" w:rsidRPr="00000000" w14:paraId="000000DF">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доказательства, что разница в ответах между респондентами, которым было известно об эффекте МакГурка и которые ничего не знали, была составлена таблица</w:t>
      </w:r>
      <w:r w:rsidDel="00000000" w:rsidR="00000000" w:rsidRPr="00000000">
        <w:rPr>
          <w:rFonts w:ascii="Times New Roman" w:cs="Times New Roman" w:eastAsia="Times New Roman" w:hAnsi="Times New Roman"/>
          <w:color w:val="222222"/>
          <w:sz w:val="24"/>
          <w:szCs w:val="24"/>
          <w:rtl w:val="0"/>
        </w:rPr>
        <w:t xml:space="preserve"> с уникальными значениями стимулов, ответов и переменной, которая показывает, знал ли конкретный респондент про существование изучаемой иллюзии, в строках и знание об эффекте в столбцах. Применив к данным точный тест Фишера, мы получаем следующие значения:</w:t>
      </w:r>
    </w:p>
    <w:p w:rsidR="00000000" w:rsidDel="00000000" w:rsidP="00000000" w:rsidRDefault="00000000" w:rsidRPr="00000000" w14:paraId="000000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60" w:line="360" w:lineRule="auto"/>
        <w:ind w:left="720" w:right="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 p-value 0.5017 (p-value &gt; 0.05)</w:t>
      </w:r>
    </w:p>
    <w:p w:rsidR="00000000" w:rsidDel="00000000" w:rsidP="00000000" w:rsidRDefault="00000000" w:rsidRPr="00000000" w14:paraId="000000E1">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doubled»: p-value 1 (p-value &gt; 0.05)</w:t>
      </w:r>
    </w:p>
    <w:p w:rsidR="00000000" w:rsidDel="00000000" w:rsidP="00000000" w:rsidRDefault="00000000" w:rsidRPr="00000000" w14:paraId="000000E2">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single»: p-value 0.9795 (p-value &gt; 0.05)</w:t>
      </w:r>
    </w:p>
    <w:p w:rsidR="00000000" w:rsidDel="00000000" w:rsidP="00000000" w:rsidRDefault="00000000" w:rsidRPr="00000000" w14:paraId="000000E3">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single»: p-value 0.6537 (p-value &gt; 0.05)</w:t>
      </w:r>
    </w:p>
    <w:p w:rsidR="00000000" w:rsidDel="00000000" w:rsidP="00000000" w:rsidRDefault="00000000" w:rsidRPr="00000000" w14:paraId="000000E4">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doubled»: p-value 0.9984 (p-value &gt; 0.05)</w:t>
      </w:r>
    </w:p>
    <w:p w:rsidR="00000000" w:rsidDel="00000000" w:rsidP="00000000" w:rsidRDefault="00000000" w:rsidRPr="00000000" w14:paraId="000000E5">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знание об эффекте МакГурка не влияет на ответы респондентов.</w:t>
      </w:r>
    </w:p>
    <w:p w:rsidR="00000000" w:rsidDel="00000000" w:rsidP="00000000" w:rsidRDefault="00000000" w:rsidRPr="00000000" w14:paraId="000000E6">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пол респондента на его ответы, была составлена таблица с уникальными значениями аудио и видео стимулов, ответов и переменной, показывающей пол конкретного испытуемого. Применив к данным точный тест Фишера, получаем следующие значения:</w:t>
      </w:r>
    </w:p>
    <w:p w:rsidR="00000000" w:rsidDel="00000000" w:rsidP="00000000" w:rsidRDefault="00000000" w:rsidRPr="00000000" w14:paraId="000000E7">
      <w:pPr>
        <w:numPr>
          <w:ilvl w:val="0"/>
          <w:numId w:val="3"/>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0.3722</w:t>
      </w:r>
    </w:p>
    <w:p w:rsidR="00000000" w:rsidDel="00000000" w:rsidP="00000000" w:rsidRDefault="00000000" w:rsidRPr="00000000" w14:paraId="000000E8">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doubled</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4292e"/>
          <w:sz w:val="24"/>
          <w:szCs w:val="24"/>
          <w:rtl w:val="0"/>
        </w:rPr>
        <w:t xml:space="preserve">: p-value 0.9845</w:t>
      </w:r>
    </w:p>
    <w:p w:rsidR="00000000" w:rsidDel="00000000" w:rsidP="00000000" w:rsidRDefault="00000000" w:rsidRPr="00000000" w14:paraId="000000E9">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doubled»: p-value 1</w:t>
      </w:r>
    </w:p>
    <w:p w:rsidR="00000000" w:rsidDel="00000000" w:rsidP="00000000" w:rsidRDefault="00000000" w:rsidRPr="00000000" w14:paraId="000000EA">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single»: p-value 0.7018</w:t>
      </w:r>
    </w:p>
    <w:p w:rsidR="00000000" w:rsidDel="00000000" w:rsidP="00000000" w:rsidRDefault="00000000" w:rsidRPr="00000000" w14:paraId="000000EB">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single»: p-value 0.6458</w:t>
      </w:r>
    </w:p>
    <w:p w:rsidR="00000000" w:rsidDel="00000000" w:rsidP="00000000" w:rsidRDefault="00000000" w:rsidRPr="00000000" w14:paraId="000000EC">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пол респондента не влияет на ответы респондентов.</w:t>
      </w:r>
      <w:r w:rsidDel="00000000" w:rsidR="00000000" w:rsidRPr="00000000">
        <w:rPr>
          <w:rtl w:val="0"/>
        </w:rPr>
      </w:r>
    </w:p>
    <w:p w:rsidR="00000000" w:rsidDel="00000000" w:rsidP="00000000" w:rsidRDefault="00000000" w:rsidRPr="00000000" w14:paraId="000000ED">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дублированность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участнике. Применив к данным точный тест Фишера, получаем следующие значения:</w:t>
      </w:r>
    </w:p>
    <w:p w:rsidR="00000000" w:rsidDel="00000000" w:rsidP="00000000" w:rsidRDefault="00000000" w:rsidRPr="00000000" w14:paraId="000000EE">
      <w:pPr>
        <w:numPr>
          <w:ilvl w:val="0"/>
          <w:numId w:val="2"/>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0.9572</w:t>
      </w:r>
    </w:p>
    <w:p w:rsidR="00000000" w:rsidDel="00000000" w:rsidP="00000000" w:rsidRDefault="00000000" w:rsidRPr="00000000" w14:paraId="000000EF">
      <w:pPr>
        <w:numPr>
          <w:ilvl w:val="0"/>
          <w:numId w:val="2"/>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p-value 1</w:t>
      </w:r>
    </w:p>
    <w:p w:rsidR="00000000" w:rsidDel="00000000" w:rsidP="00000000" w:rsidRDefault="00000000" w:rsidRPr="00000000" w14:paraId="000000F0">
      <w:pPr>
        <w:numPr>
          <w:ilvl w:val="0"/>
          <w:numId w:val="2"/>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p-value 0.5287</w:t>
      </w:r>
      <w:r w:rsidDel="00000000" w:rsidR="00000000" w:rsidRPr="00000000">
        <w:rPr>
          <w:rtl w:val="0"/>
        </w:rPr>
      </w:r>
    </w:p>
    <w:p w:rsidR="00000000" w:rsidDel="00000000" w:rsidP="00000000" w:rsidRDefault="00000000" w:rsidRPr="00000000" w14:paraId="000000F1">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дублированность стимулов не влияет на ответы респондентов.</w:t>
      </w:r>
    </w:p>
    <w:p w:rsidR="00000000" w:rsidDel="00000000" w:rsidP="00000000" w:rsidRDefault="00000000" w:rsidRPr="00000000" w14:paraId="000000F2">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Чтобы ответить на вопрос, влияет ли глухость/звонкость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испытуемом. Применив к данным точный тест Фишера, получаем следующие значения:</w:t>
      </w:r>
    </w:p>
    <w:p w:rsidR="00000000" w:rsidDel="00000000" w:rsidP="00000000" w:rsidRDefault="00000000" w:rsidRPr="00000000" w14:paraId="000000F3">
      <w:pPr>
        <w:numPr>
          <w:ilvl w:val="0"/>
          <w:numId w:val="8"/>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Во всей совокупности: p-value 0.2065</w:t>
      </w:r>
    </w:p>
    <w:p w:rsidR="00000000" w:rsidDel="00000000" w:rsidP="00000000" w:rsidRDefault="00000000" w:rsidRPr="00000000" w14:paraId="000000F4">
      <w:pPr>
        <w:numPr>
          <w:ilvl w:val="0"/>
          <w:numId w:val="8"/>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«double»: p-value 0.9883</w:t>
      </w:r>
    </w:p>
    <w:p w:rsidR="00000000" w:rsidDel="00000000" w:rsidP="00000000" w:rsidRDefault="00000000" w:rsidRPr="00000000" w14:paraId="000000F5">
      <w:pPr>
        <w:numPr>
          <w:ilvl w:val="0"/>
          <w:numId w:val="8"/>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«single»: p-value 0.1598</w:t>
      </w:r>
    </w:p>
    <w:p w:rsidR="00000000" w:rsidDel="00000000" w:rsidP="00000000" w:rsidRDefault="00000000" w:rsidRPr="00000000" w14:paraId="000000F6">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глухость/звонкость стимулов не влияет на ответы респондентов.</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Подсчет статистик, построение графиков  (пакет </w:t>
      </w:r>
      <w:hyperlink r:id="rId21">
        <w:r w:rsidDel="00000000" w:rsidR="00000000" w:rsidRPr="00000000">
          <w:rPr>
            <w:rFonts w:ascii="Times New Roman" w:cs="Times New Roman" w:eastAsia="Times New Roman" w:hAnsi="Times New Roman"/>
            <w:color w:val="1155cc"/>
            <w:sz w:val="24"/>
            <w:szCs w:val="24"/>
            <w:u w:val="single"/>
            <w:rtl w:val="0"/>
          </w:rPr>
          <w:t xml:space="preserve">ggplot2</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(Hadley W. (2016))), картографирование (пакет </w:t>
      </w:r>
      <w:hyperlink r:id="rId22">
        <w:r w:rsidDel="00000000" w:rsidR="00000000" w:rsidRPr="00000000">
          <w:rPr>
            <w:rFonts w:ascii="Times New Roman" w:cs="Times New Roman" w:eastAsia="Times New Roman" w:hAnsi="Times New Roman"/>
            <w:color w:val="1155cc"/>
            <w:sz w:val="24"/>
            <w:szCs w:val="24"/>
            <w:u w:val="single"/>
            <w:rtl w:val="0"/>
          </w:rPr>
          <w:t xml:space="preserve">lingtypology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Moroz G. (2017))) и анализ данных производились на языке</w:t>
      </w:r>
      <w:r w:rsidDel="00000000" w:rsidR="00000000" w:rsidRPr="00000000">
        <w:rPr>
          <w:rFonts w:ascii="Times New Roman" w:cs="Times New Roman" w:eastAsia="Times New Roman" w:hAnsi="Times New Roman"/>
          <w:color w:val="222222"/>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R</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Gentleman R., Ihaka R. </w:t>
      </w:r>
      <w:r w:rsidDel="00000000" w:rsidR="00000000" w:rsidRPr="00000000">
        <w:rPr>
          <w:rFonts w:ascii="Times New Roman" w:cs="Times New Roman" w:eastAsia="Times New Roman" w:hAnsi="Times New Roman"/>
          <w:color w:val="222222"/>
          <w:sz w:val="24"/>
          <w:szCs w:val="24"/>
          <w:rtl w:val="0"/>
        </w:rPr>
        <w:t xml:space="preserve">(1993))</w:t>
      </w:r>
      <w:r w:rsidDel="00000000" w:rsidR="00000000" w:rsidRPr="00000000">
        <w:rPr>
          <w:rFonts w:ascii="Times New Roman" w:cs="Times New Roman" w:eastAsia="Times New Roman" w:hAnsi="Times New Roman"/>
          <w:color w:val="222222"/>
          <w:sz w:val="24"/>
          <w:szCs w:val="24"/>
          <w:rtl w:val="0"/>
        </w:rPr>
        <w:t xml:space="preserve">.  Код, отображающий ход анализа, хранится в репозитории text и доступен по </w:t>
      </w:r>
      <w:hyperlink r:id="rId24">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F8">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zef85oh0hmeo" w:id="7"/>
      <w:bookmarkEnd w:id="7"/>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F9">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Настоящее исследование было посвящено изучению эффекта МакГурка на материале русского языка. Мы поставили себе задачу проверить, проявляется ли эффект МакГурка на материале русского языка, а также с помощью статистических тестов, является ли разница между ответами респондентов статистически значимой, если участники разного пола или проходят эксперименты с разными группами стимулов (звонкие/глухие, одинарные/дублированные).</w:t>
      </w:r>
    </w:p>
    <w:p w:rsidR="00000000" w:rsidDel="00000000" w:rsidP="00000000" w:rsidRDefault="00000000" w:rsidRPr="00000000" w14:paraId="000000F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Параллельно было проведено 4 эксперимента. Каждый из них включал в себя 9 стимулов, которые представляли собой все возможных комбинации звуков </w:t>
      </w:r>
      <w:r w:rsidDel="00000000" w:rsidR="00000000" w:rsidRPr="00000000">
        <w:rPr>
          <w:rFonts w:ascii="Times New Roman" w:cs="Times New Roman" w:eastAsia="Times New Roman" w:hAnsi="Times New Roman"/>
          <w:i w:val="1"/>
          <w:sz w:val="24"/>
          <w:szCs w:val="24"/>
          <w:rtl w:val="0"/>
        </w:rPr>
        <w:t xml:space="preserve">p, t, k</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i w:val="1"/>
          <w:sz w:val="24"/>
          <w:szCs w:val="24"/>
          <w:rtl w:val="0"/>
        </w:rPr>
        <w:t xml:space="preserve">b, d, g</w:t>
      </w:r>
      <w:r w:rsidDel="00000000" w:rsidR="00000000" w:rsidRPr="00000000">
        <w:rPr>
          <w:rFonts w:ascii="Times New Roman" w:cs="Times New Roman" w:eastAsia="Times New Roman" w:hAnsi="Times New Roman"/>
          <w:sz w:val="24"/>
          <w:szCs w:val="24"/>
          <w:rtl w:val="0"/>
        </w:rPr>
        <w:t xml:space="preserve">. Также эксперименты различались одинарностью и дублированностью стимулов. Порядок стимулов был произвольно сгенерирован PsychpPy. Исходя из наших результатов, можно сделать вывод, что эффект МакГурка практически не проявляется на материале русского языка, и большинство носителей ориентируются на аудио стимул. Точный тест Фишера, примененный к нашим данным, показал, что ответы респондентов разного пола не отличаются. Различия между теми группами, которые смотрели одинарные/двойные стимулы, а также теми, которые смотрели глухие/звонкие стимулы, оказались незначительными и мы не выявили статистически значимой разницы.</w:t>
      </w:r>
    </w:p>
    <w:p w:rsidR="00000000" w:rsidDel="00000000" w:rsidP="00000000" w:rsidRDefault="00000000" w:rsidRPr="00000000" w14:paraId="000000FC">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Наш эксперимент не является однозначным доказательством того, что эффект МакГурка практически не проявляется на русском языке, но он был максимально приближен к оригинальному. Возможно, не были учтены побочные факторы, которые могли бы повлиять на проявление иллюзии. Тем не менее, мы получили, что, хотя большинство носителей ориентируется на аудио стимул, есть те, кто ориентируется на видео стимул или на оба стимула одновременно.</w:t>
      </w:r>
      <w:r w:rsidDel="00000000" w:rsidR="00000000" w:rsidRPr="00000000">
        <w:rPr>
          <w:rtl w:val="0"/>
        </w:rPr>
      </w:r>
    </w:p>
    <w:p w:rsidR="00000000" w:rsidDel="00000000" w:rsidP="00000000" w:rsidRDefault="00000000" w:rsidRPr="00000000" w14:paraId="000000FD">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6p8nj0eiqykd" w:id="8"/>
      <w:bookmarkEnd w:id="8"/>
      <w:r w:rsidDel="00000000" w:rsidR="00000000" w:rsidRPr="00000000">
        <w:rPr>
          <w:rFonts w:ascii="Times New Roman" w:cs="Times New Roman" w:eastAsia="Times New Roman" w:hAnsi="Times New Roman"/>
          <w:b w:val="1"/>
          <w:color w:val="000000"/>
          <w:rtl w:val="0"/>
        </w:rPr>
        <w:t xml:space="preserve">Литература</w:t>
      </w:r>
      <w:r w:rsidDel="00000000" w:rsidR="00000000" w:rsidRPr="00000000">
        <w:rPr>
          <w:rtl w:val="0"/>
        </w:rPr>
      </w:r>
    </w:p>
    <w:p w:rsidR="00000000" w:rsidDel="00000000" w:rsidP="00000000" w:rsidRDefault="00000000" w:rsidRPr="00000000" w14:paraId="000000F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Brancazio, L., Miller, J. L. (2005). Use of visual information in speech perception: Evidence for a visual rate effect both with and without a McGurk effect. </w:t>
      </w:r>
      <w:r w:rsidDel="00000000" w:rsidR="00000000" w:rsidRPr="00000000">
        <w:rPr>
          <w:rFonts w:ascii="Times New Roman" w:cs="Times New Roman" w:eastAsia="Times New Roman" w:hAnsi="Times New Roman"/>
          <w:i w:val="1"/>
          <w:sz w:val="24"/>
          <w:szCs w:val="24"/>
          <w:rtl w:val="0"/>
        </w:rPr>
        <w:t xml:space="preserve">Attention, Perception, &amp; Psychophysics, 67</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759-769.</w:t>
      </w:r>
    </w:p>
    <w:p w:rsidR="00000000" w:rsidDel="00000000" w:rsidP="00000000" w:rsidRDefault="00000000" w:rsidRPr="00000000" w14:paraId="00000100">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Burnham, D., Dodd, B. (2004). Auditory–visual speech integration by prelinguistic infants: Perception of an emergent consonant in the McGurk effect</w:t>
      </w:r>
      <w:r w:rsidDel="00000000" w:rsidR="00000000" w:rsidRPr="00000000">
        <w:rPr>
          <w:rFonts w:ascii="Times New Roman" w:cs="Times New Roman" w:eastAsia="Times New Roman" w:hAnsi="Times New Roman"/>
          <w:i w:val="1"/>
          <w:sz w:val="24"/>
          <w:szCs w:val="24"/>
          <w:rtl w:val="0"/>
        </w:rPr>
        <w:t xml:space="preserve">. Developmental psychobiology, 45</w:t>
      </w:r>
      <w:r w:rsidDel="00000000" w:rsidR="00000000" w:rsidRPr="00000000">
        <w:rPr>
          <w:rFonts w:ascii="Times New Roman" w:cs="Times New Roman" w:eastAsia="Times New Roman" w:hAnsi="Times New Roman"/>
          <w:sz w:val="24"/>
          <w:szCs w:val="24"/>
          <w:rtl w:val="0"/>
        </w:rPr>
        <w:t xml:space="preserve">(4), 204-220.</w:t>
      </w:r>
    </w:p>
    <w:p w:rsidR="00000000" w:rsidDel="00000000" w:rsidP="00000000" w:rsidRDefault="00000000" w:rsidRPr="00000000" w14:paraId="00000101">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Cathiard, M. A., Schwartz, J. L., Abry, C. (2001). Asking a naive question about the McGurk Effect: why does audio [b] give more [d] percepts with visual [g] than with visual [d]?. In AVSP 2001-International Conference on Auditory-Visual Speech Processing.</w:t>
      </w:r>
    </w:p>
    <w:p w:rsidR="00000000" w:rsidDel="00000000" w:rsidP="00000000" w:rsidRDefault="00000000" w:rsidRPr="00000000" w14:paraId="00000102">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Colin, C., Radeau, M., Soquet, A., Demolin, D., Colin, F., Deltenre, P. (2002). Mismatch negativity evoked by the McGurk–MacDonald effect: A phonetic representation within short-term memory. Clinical Neurophysiology, 113(4), 495-506.</w:t>
      </w:r>
    </w:p>
    <w:p w:rsidR="00000000" w:rsidDel="00000000" w:rsidP="00000000" w:rsidRDefault="00000000" w:rsidRPr="00000000" w14:paraId="00000103">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Gelder, B., Bertelson, P., Vroomen, J., Chen, H. C. (1995). Inter-language differences in the mcgurk effect for dutch and Cantonese listeners. In EUROSPEECH.</w:t>
      </w:r>
    </w:p>
    <w:p w:rsidR="00000000" w:rsidDel="00000000" w:rsidP="00000000" w:rsidRDefault="00000000" w:rsidRPr="00000000" w14:paraId="0000010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Dekle, D. J., Fowler, C. A., &amp; Funnell, M. G. (1992). Audiovisual integration in perception of real words. Attention, Perception, &amp; Psychophysics, 51(4), 355-362.</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Dupont, S., Aubin, J., Ménard, L. (2005). A study of the McGurk effect in 4-and 5-year-old French Canadian children. ZAS Papers in Linguistics, 40, 1-17.</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Easton, R. D., &amp; Basala, M. (1982). Perceptual dominance during lipreading. </w:t>
      </w:r>
      <w:r w:rsidDel="00000000" w:rsidR="00000000" w:rsidRPr="00000000">
        <w:rPr>
          <w:rFonts w:ascii="Times New Roman" w:cs="Times New Roman" w:eastAsia="Times New Roman" w:hAnsi="Times New Roman"/>
          <w:sz w:val="24"/>
          <w:szCs w:val="24"/>
          <w:rtl w:val="0"/>
        </w:rPr>
        <w:t xml:space="preserve">Perception &amp; Psychophysics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(6), 562-570.</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Fixmer, E., Hawkins, S. (1998). The influence of quality of information on the McGurk effect. In AVSP'98 International Conference on Auditory-Visual Speech Processing.</w:t>
      </w:r>
    </w:p>
    <w:p w:rsidR="00000000" w:rsidDel="00000000" w:rsidP="00000000" w:rsidRDefault="00000000" w:rsidRPr="00000000" w14:paraId="0000010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Grassegger, H. (1995). McGurk effect in German and Hungarian listeners. In proceedings of the international congress of phonetic sciences, Stockholm (Vol. 4, No. 3, p. 2).</w:t>
      </w:r>
    </w:p>
    <w:p w:rsidR="00000000" w:rsidDel="00000000" w:rsidP="00000000" w:rsidRDefault="00000000" w:rsidRPr="00000000" w14:paraId="00000109">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(1988). Factors affecting the integration of auditory and visual information in speech: The effect of vowel environment. The Journal of the Acoustical Society of America, 84(S1), S155-S155.</w:t>
      </w:r>
    </w:p>
    <w:p w:rsidR="00000000" w:rsidDel="00000000" w:rsidP="00000000" w:rsidRDefault="00000000" w:rsidRPr="00000000" w14:paraId="0000010A">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Stevens, E. B. (1991). Integrating speech information across talkers, gender, and sensory modality: Female faces and male voices in the McGurk effect. Attention, Perception, Psychophysics, 50(6), 524-536.</w:t>
      </w:r>
    </w:p>
    <w:p w:rsidR="00000000" w:rsidDel="00000000" w:rsidP="00000000" w:rsidRDefault="00000000" w:rsidRPr="00000000" w14:paraId="0000010B">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Gries, S. T. (2013). Statistics for linguistics with R: A practical introduction. Walter de Gruyter</w:t>
      </w:r>
    </w:p>
    <w:p w:rsidR="00000000" w:rsidDel="00000000" w:rsidP="00000000" w:rsidRDefault="00000000" w:rsidRPr="00000000" w14:paraId="0000010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Hardison, D. M. (1999). Bimodal speech perception by native and nonnative speakers of English: Factors influencing the McGurk effect. Language Learning, 49(s1), 213-283.</w:t>
      </w:r>
    </w:p>
    <w:p w:rsidR="00000000" w:rsidDel="00000000" w:rsidP="00000000" w:rsidRDefault="00000000" w:rsidRPr="00000000" w14:paraId="0000010D">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F">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begin"/>
        <w:instrText xml:space="preserve"> HYPERLINK "http://www.fon.hum.uva.nl/praat/manual/FAQ__How_to_cite_Praat.html"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http://www.fon.hum.uva.nl/praat/manual/FAQ__How_to_cite_Praat.html</w:t>
      </w:r>
    </w:p>
    <w:p w:rsidR="00000000" w:rsidDel="00000000" w:rsidP="00000000" w:rsidRDefault="00000000" w:rsidRPr="00000000" w14:paraId="00000110">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end"/>
      </w:r>
      <w:r w:rsidDel="00000000" w:rsidR="00000000" w:rsidRPr="00000000">
        <w:fldChar w:fldCharType="begin"/>
        <w:instrText xml:space="preserve"> HYPERLINK "https://cran.r-project.org/web/packages/ggplot2/citation.html"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https://cran.r-project.org/web/packages/ggplot2/citation.html</w:t>
      </w:r>
    </w:p>
    <w:p w:rsidR="00000000" w:rsidDel="00000000" w:rsidP="00000000" w:rsidRDefault="00000000" w:rsidRPr="00000000" w14:paraId="00000111">
      <w:pPr>
        <w:widowControl w:val="0"/>
        <w:spacing w:line="360" w:lineRule="auto"/>
        <w:ind w:left="740"/>
        <w:contextualSpacing w:val="0"/>
        <w:jc w:val="both"/>
        <w:rPr/>
      </w:pPr>
      <w:r w:rsidDel="00000000" w:rsidR="00000000" w:rsidRPr="00000000">
        <w:fldChar w:fldCharType="end"/>
      </w:r>
      <w:hyperlink r:id="rId25">
        <w:r w:rsidDel="00000000" w:rsidR="00000000" w:rsidRPr="00000000">
          <w:rPr>
            <w:rFonts w:ascii="Times New Roman" w:cs="Times New Roman" w:eastAsia="Times New Roman" w:hAnsi="Times New Roman"/>
            <w:color w:val="57bb8a"/>
            <w:sz w:val="24"/>
            <w:szCs w:val="24"/>
            <w:u w:val="single"/>
            <w:rtl w:val="0"/>
          </w:rPr>
          <w:t xml:space="preserve">https://cran.r-project.org/web/packages/lingtypology/vignettes/lingtypology.html</w:t>
        </w:r>
      </w:hyperlink>
      <w:r w:rsidDel="00000000" w:rsidR="00000000" w:rsidRPr="00000000">
        <w:rPr>
          <w:rtl w:val="0"/>
        </w:rPr>
      </w:r>
    </w:p>
    <w:p w:rsidR="00000000" w:rsidDel="00000000" w:rsidP="00000000" w:rsidRDefault="00000000" w:rsidRPr="00000000" w14:paraId="00000112">
      <w:pPr>
        <w:widowControl w:val="0"/>
        <w:spacing w:line="360" w:lineRule="auto"/>
        <w:ind w:left="740"/>
        <w:contextualSpacing w:val="0"/>
        <w:jc w:val="both"/>
        <w:rPr>
          <w:rFonts w:ascii="Times New Roman" w:cs="Times New Roman" w:eastAsia="Times New Roman" w:hAnsi="Times New Roman"/>
          <w:color w:val="57bb8a"/>
          <w:sz w:val="24"/>
          <w:szCs w:val="24"/>
          <w:u w:val="single"/>
        </w:rPr>
      </w:pPr>
      <w:hyperlink r:id="rId26">
        <w:r w:rsidDel="00000000" w:rsidR="00000000" w:rsidRPr="00000000">
          <w:rPr>
            <w:rFonts w:ascii="Times New Roman" w:cs="Times New Roman" w:eastAsia="Times New Roman" w:hAnsi="Times New Roman"/>
            <w:color w:val="57bb8a"/>
            <w:sz w:val="24"/>
            <w:szCs w:val="24"/>
            <w:u w:val="single"/>
            <w:rtl w:val="0"/>
          </w:rPr>
          <w:t xml:space="preserve">http://lmgtfy.com/?q=how+to+cite+PsychoPy</w:t>
        </w:r>
      </w:hyperlink>
      <w:r w:rsidDel="00000000" w:rsidR="00000000" w:rsidRPr="00000000">
        <w:fldChar w:fldCharType="begin"/>
        <w:instrText xml:space="preserve"> HYPERLINK "https://cran.r-project.org/web/packages/lingtypology/vignettes/lingtypology.html" </w:instrText>
        <w:fldChar w:fldCharType="separate"/>
      </w:r>
      <w:r w:rsidDel="00000000" w:rsidR="00000000" w:rsidRPr="00000000">
        <w:rPr>
          <w:rtl w:val="0"/>
        </w:rPr>
      </w:r>
    </w:p>
    <w:p w:rsidR="00000000" w:rsidDel="00000000" w:rsidP="00000000" w:rsidRDefault="00000000" w:rsidRPr="00000000" w14:paraId="00000113">
      <w:pPr>
        <w:widowControl w:val="0"/>
        <w:spacing w:line="360" w:lineRule="auto"/>
        <w:ind w:left="740"/>
        <w:contextualSpacing w:val="0"/>
        <w:jc w:val="both"/>
        <w:rPr/>
      </w:pPr>
      <w:r w:rsidDel="00000000" w:rsidR="00000000" w:rsidRPr="00000000">
        <w:fldChar w:fldCharType="end"/>
      </w:r>
      <w:hyperlink r:id="rId27">
        <w:r w:rsidDel="00000000" w:rsidR="00000000" w:rsidRPr="00000000">
          <w:rPr>
            <w:rFonts w:ascii="Times New Roman" w:cs="Times New Roman" w:eastAsia="Times New Roman" w:hAnsi="Times New Roman"/>
            <w:color w:val="57bb8a"/>
            <w:sz w:val="24"/>
            <w:szCs w:val="24"/>
            <w:u w:val="single"/>
            <w:rtl w:val="0"/>
          </w:rPr>
          <w:t xml:space="preserve">https://stat.ethz.ch/pipermail/r-help/2008-May/161481.html</w:t>
        </w:r>
      </w:hyperlink>
      <w:r w:rsidDel="00000000" w:rsidR="00000000" w:rsidRPr="00000000">
        <w:rPr>
          <w:rtl w:val="0"/>
        </w:rPr>
      </w:r>
    </w:p>
    <w:p w:rsidR="00000000" w:rsidDel="00000000" w:rsidP="00000000" w:rsidRDefault="00000000" w:rsidRPr="00000000" w14:paraId="0000011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K., Strand, E. A., D'Imperio, M. (1999). Auditory–visual integration of talker gender in vowel perception. Journal of Phonetics, 27(4), 359-384.</w:t>
      </w:r>
    </w:p>
    <w:p w:rsidR="00000000" w:rsidDel="00000000" w:rsidP="00000000" w:rsidRDefault="00000000" w:rsidRPr="00000000" w14:paraId="00000115">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Majewski, W. (2008). McGurk effect in Polish listeners. Archives of Acoustics, 33(4), 447-454.</w:t>
      </w:r>
    </w:p>
    <w:p w:rsidR="00000000" w:rsidDel="00000000" w:rsidP="00000000" w:rsidRDefault="00000000" w:rsidRPr="00000000" w14:paraId="00000116">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McGurk, H., MacDonald, J. (1976). Hearing lips and seeing voices.</w:t>
      </w:r>
    </w:p>
    <w:p w:rsidR="00000000" w:rsidDel="00000000" w:rsidP="00000000" w:rsidRDefault="00000000" w:rsidRPr="00000000" w14:paraId="00000117">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Munhall, K. G., Gribble, P., Sacco, L., Ward, M. (1996). Temporal constraints on the McGurk effect. Perception Psychophysics, 58(3), 351-362.</w:t>
      </w:r>
    </w:p>
    <w:p w:rsidR="00000000" w:rsidDel="00000000" w:rsidP="00000000" w:rsidRDefault="00000000" w:rsidRPr="00000000" w14:paraId="0000011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 A. R., Beauchamp, M. S. (2012). A neural basis for interindividual differences in the McGurk effect, a multisensory speech illusion. Neuroimage, 59(1), 781-787.</w:t>
      </w:r>
    </w:p>
    <w:p w:rsidR="00000000" w:rsidDel="00000000" w:rsidP="00000000" w:rsidRDefault="00000000" w:rsidRPr="00000000" w14:paraId="00000119">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Nicholls, M. E., Searle, D. A., Bradshaw, J. L. (2004). Read my lips: Asymmetries in the visual expression and perception of speech revealed through the McGurk effect. Psychological science, 15(2), 138-141.</w:t>
      </w:r>
    </w:p>
    <w:p w:rsidR="00000000" w:rsidDel="00000000" w:rsidP="00000000" w:rsidRDefault="00000000" w:rsidRPr="00000000" w14:paraId="0000011A">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 M., Manninen, P., Surakka, V., Helin, P., Kättö, R. (1998). McGurk effect in Finnish syllables, isolated words, and words in sentences: Effects of word meaning and sentence context. Speech Communication, 26(1), 75-87.</w:t>
      </w:r>
    </w:p>
    <w:p w:rsidR="00000000" w:rsidDel="00000000" w:rsidP="00000000" w:rsidRDefault="00000000" w:rsidRPr="00000000" w14:paraId="0000011B">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(1994). Differences in auditory-visual speech perception between Japanese and Americans: McGurk effect as a function of incompatibility. Journal of the Acoustical Society of Japan (E), 15(3), 143-158.</w:t>
      </w:r>
    </w:p>
    <w:p w:rsidR="00000000" w:rsidDel="00000000" w:rsidP="00000000" w:rsidRDefault="00000000" w:rsidRPr="00000000" w14:paraId="0000011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Tohkura, Y. I. (1991). McGurk effect in non‐English listeners: Few visual effects for Japanese subjects hearing Japanese syllables of high auditory intelligibility. The Journal of the Acoustical Society of America, 90(4), 1797-1805.</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Peirce, JW (2007) PsychoPy - Psychophysics software in Python. </w:t>
      </w:r>
      <w:r w:rsidDel="00000000" w:rsidR="00000000" w:rsidRPr="00000000">
        <w:rPr>
          <w:rFonts w:ascii="Times New Roman" w:cs="Times New Roman" w:eastAsia="Times New Roman" w:hAnsi="Times New Roman"/>
          <w:sz w:val="24"/>
          <w:szCs w:val="24"/>
          <w:rtl w:val="0"/>
        </w:rPr>
        <w:t xml:space="preserve">J Neurosci Methods, 162(1-2):8-13</w:t>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Астафьева, И. Ю. (2017). Изучение эффекта МакГурка на материале русского языка. URL: </w:t>
      </w:r>
      <w:r w:rsidDel="00000000" w:rsidR="00000000" w:rsidRPr="00000000">
        <w:rPr>
          <w:rFonts w:ascii="Times New Roman" w:cs="Times New Roman" w:eastAsia="Times New Roman" w:hAnsi="Times New Roman"/>
          <w:color w:val="222222"/>
          <w:sz w:val="24"/>
          <w:szCs w:val="24"/>
          <w:rtl w:val="0"/>
        </w:rPr>
        <w:t xml:space="preserve">https://github.com/astafyevai/McGurk-effect.</w:t>
      </w:r>
      <w:r w:rsidDel="00000000" w:rsidR="00000000" w:rsidRPr="00000000">
        <w:rPr>
          <w:rtl w:val="0"/>
        </w:rPr>
      </w:r>
    </w:p>
    <w:p w:rsidR="00000000" w:rsidDel="00000000" w:rsidP="00000000" w:rsidRDefault="00000000" w:rsidRPr="00000000" w14:paraId="0000011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Грамматический словарь русского языка. Словоизменение </w:t>
      </w:r>
    </w:p>
    <w:p w:rsidR="00000000" w:rsidDel="00000000" w:rsidP="00000000" w:rsidRDefault="00000000" w:rsidRPr="00000000" w14:paraId="00000120">
      <w:pPr>
        <w:widowControl w:val="0"/>
        <w:spacing w:line="360" w:lineRule="auto"/>
        <w:ind w:left="740"/>
        <w:contextualSpacing w:val="0"/>
        <w:jc w:val="both"/>
        <w:rPr>
          <w:ins w:author="George Moroz" w:id="0" w:date="2018-05-21T09:12:11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Ляшевская, О. Н., Шаров, С. А. (2009). Частотный словарь современного русского языка (на материалах Национального корпуса русского языка). URL: http://dict. ruslang. ru/freq. Php</w:t>
      </w:r>
      <w:ins w:author="George Moroz" w:id="0" w:date="2018-05-21T09:12:11Z">
        <w:r w:rsidDel="00000000" w:rsidR="00000000" w:rsidRPr="00000000">
          <w:br w:type="page"/>
        </w:r>
        <w:r w:rsidDel="00000000" w:rsidR="00000000" w:rsidRPr="00000000">
          <w:rPr>
            <w:rtl w:val="0"/>
          </w:rPr>
        </w:r>
      </w:ins>
    </w:p>
    <w:p w:rsidR="00000000" w:rsidDel="00000000" w:rsidP="00000000" w:rsidRDefault="00000000" w:rsidRPr="00000000" w14:paraId="00000121">
      <w:pPr>
        <w:widowControl w:val="0"/>
        <w:spacing w:line="360" w:lineRule="auto"/>
        <w:ind w:left="740"/>
        <w:contextualSpacing w:val="0"/>
        <w:jc w:val="both"/>
        <w:rPr>
          <w:rFonts w:ascii="Times New Roman" w:cs="Times New Roman" w:eastAsia="Times New Roman" w:hAnsi="Times New Roman"/>
          <w:sz w:val="24"/>
          <w:szCs w:val="24"/>
          <w:rPrChange w:author="George Moroz" w:id="1" w:date="2018-05-21T09:12:11Z">
            <w:rPr>
              <w:rFonts w:ascii="Times New Roman" w:cs="Times New Roman" w:eastAsia="Times New Roman" w:hAnsi="Times New Roman"/>
              <w:b w:val="1"/>
              <w:color w:val="000000"/>
            </w:rPr>
          </w:rPrChange>
        </w:rPr>
      </w:pPr>
      <w:r w:rsidDel="00000000" w:rsidR="00000000" w:rsidRPr="00000000">
        <w:rPr>
          <w:rtl w:val="0"/>
        </w:rPr>
      </w:r>
    </w:p>
    <w:p w:rsidR="00000000" w:rsidDel="00000000" w:rsidP="00000000" w:rsidRDefault="00000000" w:rsidRPr="00000000" w14:paraId="00000122">
      <w:pPr>
        <w:pStyle w:val="Heading3"/>
        <w:numPr>
          <w:ilvl w:val="0"/>
          <w:numId w:val="1"/>
        </w:numPr>
        <w:ind w:left="720" w:hanging="360"/>
        <w:contextualSpacing w:val="1"/>
        <w:rPr>
          <w:rFonts w:ascii="Times New Roman" w:cs="Times New Roman" w:eastAsia="Times New Roman" w:hAnsi="Times New Roman"/>
          <w:b w:val="1"/>
          <w:sz w:val="28"/>
          <w:szCs w:val="28"/>
        </w:rPr>
      </w:pPr>
      <w:bookmarkStart w:colFirst="0" w:colLast="0" w:name="_5eeen441vo0f" w:id="9"/>
      <w:bookmarkEnd w:id="9"/>
      <w:r w:rsidDel="00000000" w:rsidR="00000000" w:rsidRPr="00000000">
        <w:rPr>
          <w:rFonts w:ascii="Times New Roman" w:cs="Times New Roman" w:eastAsia="Times New Roman" w:hAnsi="Times New Roman"/>
          <w:b w:val="1"/>
          <w:color w:val="000000"/>
          <w:rtl w:val="0"/>
        </w:rPr>
        <w:t xml:space="preserve">Приложения</w:t>
      </w:r>
    </w:p>
    <w:p w:rsidR="00000000" w:rsidDel="00000000" w:rsidP="00000000" w:rsidRDefault="00000000" w:rsidRPr="00000000" w14:paraId="00000123">
      <w:pPr>
        <w:pStyle w:val="Heading4"/>
        <w:contextualSpacing w:val="0"/>
        <w:rPr>
          <w:rFonts w:ascii="Times New Roman" w:cs="Times New Roman" w:eastAsia="Times New Roman" w:hAnsi="Times New Roman"/>
          <w:b w:val="1"/>
          <w:color w:val="000000"/>
          <w:sz w:val="28"/>
          <w:szCs w:val="28"/>
        </w:rPr>
      </w:pPr>
      <w:bookmarkStart w:colFirst="0" w:colLast="0" w:name="_qoz2q87na5ym" w:id="10"/>
      <w:bookmarkEnd w:id="10"/>
      <w:r w:rsidDel="00000000" w:rsidR="00000000" w:rsidRPr="00000000">
        <w:rPr>
          <w:rFonts w:ascii="Times New Roman" w:cs="Times New Roman" w:eastAsia="Times New Roman" w:hAnsi="Times New Roman"/>
          <w:b w:val="1"/>
          <w:color w:val="000000"/>
          <w:sz w:val="28"/>
          <w:szCs w:val="28"/>
          <w:rtl w:val="0"/>
        </w:rPr>
        <w:t xml:space="preserve">Приложение 1.</w:t>
      </w:r>
    </w:p>
    <w:p w:rsidR="00000000" w:rsidDel="00000000" w:rsidP="00000000" w:rsidRDefault="00000000" w:rsidRPr="00000000" w14:paraId="00000124">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contextualSpacing w:val="0"/>
        <w:rPr/>
      </w:pPr>
      <w:r w:rsidDel="00000000" w:rsidR="00000000" w:rsidRPr="00000000">
        <w:rPr>
          <w:rFonts w:ascii="Times New Roman" w:cs="Times New Roman" w:eastAsia="Times New Roman" w:hAnsi="Times New Roman"/>
          <w:b w:val="1"/>
          <w:sz w:val="24"/>
          <w:szCs w:val="24"/>
          <w:rtl w:val="0"/>
        </w:rPr>
        <w:t xml:space="preserve">Стимульные слова в историях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2017]</w:t>
      </w:r>
      <w:r w:rsidDel="00000000" w:rsidR="00000000" w:rsidRPr="00000000">
        <w:rPr>
          <w:rtl w:val="0"/>
        </w:rPr>
      </w:r>
    </w:p>
    <w:p w:rsidR="00000000" w:rsidDel="00000000" w:rsidP="00000000" w:rsidRDefault="00000000" w:rsidRPr="00000000" w14:paraId="00000126">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3"/>
        <w:tblW w:w="10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60"/>
        <w:gridCol w:w="6090"/>
        <w:tblGridChange w:id="0">
          <w:tblGrid>
            <w:gridCol w:w="2025"/>
            <w:gridCol w:w="2160"/>
            <w:gridCol w:w="60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(видео)</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(аудио)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Возможный вариант ответа, отличный от аудио или видео стимула</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A">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спать</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стать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Искать</w:t>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Точка, почка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Пончик, кончик</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Корта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Порта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Торта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6">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Кары</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Пары</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9">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A">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Влети, влеки</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По́лей</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4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Колей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Толей</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4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Начертал</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4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Начеркал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Начерпал</w:t>
            </w:r>
          </w:p>
        </w:tc>
      </w:tr>
    </w:tbl>
    <w:p w:rsidR="00000000" w:rsidDel="00000000" w:rsidP="00000000" w:rsidRDefault="00000000" w:rsidRPr="00000000" w14:paraId="00000145">
      <w:pPr>
        <w:spacing w:line="360" w:lineRule="auto"/>
        <w:ind w:left="0" w:firstLine="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pStyle w:val="Heading4"/>
        <w:contextualSpacing w:val="0"/>
        <w:rPr/>
      </w:pPr>
      <w:bookmarkStart w:colFirst="0" w:colLast="0" w:name="_ywraj9de3zcm" w:id="11"/>
      <w:bookmarkEnd w:id="11"/>
      <w:r w:rsidDel="00000000" w:rsidR="00000000" w:rsidRPr="00000000">
        <w:rPr>
          <w:rFonts w:ascii="Times New Roman" w:cs="Times New Roman" w:eastAsia="Times New Roman" w:hAnsi="Times New Roman"/>
          <w:b w:val="1"/>
          <w:color w:val="000000"/>
          <w:sz w:val="28"/>
          <w:szCs w:val="28"/>
          <w:rtl w:val="0"/>
        </w:rPr>
        <w:t xml:space="preserve">Приложение 2.</w:t>
      </w:r>
      <w:r w:rsidDel="00000000" w:rsidR="00000000" w:rsidRPr="00000000">
        <w:rPr>
          <w:rtl w:val="0"/>
        </w:rPr>
      </w:r>
    </w:p>
    <w:p w:rsidR="00000000" w:rsidDel="00000000" w:rsidP="00000000" w:rsidRDefault="00000000" w:rsidRPr="00000000" w14:paraId="0000014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глухих стимулов.</w:t>
      </w:r>
    </w:p>
    <w:p w:rsidR="00000000" w:rsidDel="00000000" w:rsidP="00000000" w:rsidRDefault="00000000" w:rsidRPr="00000000" w14:paraId="0000014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tbl>
      <w:tblPr>
        <w:tblStyle w:val="Table4"/>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bl>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pStyle w:val="Heading4"/>
        <w:contextualSpacing w:val="0"/>
        <w:rPr>
          <w:rFonts w:ascii="Times New Roman" w:cs="Times New Roman" w:eastAsia="Times New Roman" w:hAnsi="Times New Roman"/>
          <w:b w:val="1"/>
          <w:color w:val="000000"/>
          <w:sz w:val="28"/>
          <w:szCs w:val="28"/>
        </w:rPr>
      </w:pPr>
      <w:bookmarkStart w:colFirst="0" w:colLast="0" w:name="_7yi3e1hxm6we" w:id="12"/>
      <w:bookmarkEnd w:id="12"/>
      <w:r w:rsidDel="00000000" w:rsidR="00000000" w:rsidRPr="00000000">
        <w:rPr>
          <w:rFonts w:ascii="Times New Roman" w:cs="Times New Roman" w:eastAsia="Times New Roman" w:hAnsi="Times New Roman"/>
          <w:b w:val="1"/>
          <w:color w:val="000000"/>
          <w:sz w:val="28"/>
          <w:szCs w:val="28"/>
          <w:rtl w:val="0"/>
        </w:rPr>
        <w:t xml:space="preserve">Приложение 3.</w:t>
      </w:r>
    </w:p>
    <w:p w:rsidR="00000000" w:rsidDel="00000000" w:rsidP="00000000" w:rsidRDefault="00000000" w:rsidRPr="00000000" w14:paraId="0000016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звонких стимулов.</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tbl>
      <w:tblPr>
        <w:tblStyle w:val="Table5"/>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pPr>
            <w:r w:rsidDel="00000000" w:rsidR="00000000" w:rsidRPr="00000000">
              <w:rPr>
                <w:rtl w:val="0"/>
              </w:rPr>
              <w:t xml:space="preserve">g</w:t>
            </w:r>
          </w:p>
        </w:tc>
      </w:tr>
    </w:tbl>
    <w:p w:rsidR="00000000" w:rsidDel="00000000" w:rsidP="00000000" w:rsidRDefault="00000000" w:rsidRPr="00000000" w14:paraId="00000176">
      <w:pPr>
        <w:pStyle w:val="Heading4"/>
        <w:contextualSpacing w:val="0"/>
        <w:rPr>
          <w:rFonts w:ascii="Times New Roman" w:cs="Times New Roman" w:eastAsia="Times New Roman" w:hAnsi="Times New Roman"/>
          <w:b w:val="1"/>
          <w:color w:val="000000"/>
          <w:sz w:val="28"/>
          <w:szCs w:val="28"/>
        </w:rPr>
      </w:pPr>
      <w:bookmarkStart w:colFirst="0" w:colLast="0" w:name="_rukaet6rmztk" w:id="13"/>
      <w:bookmarkEnd w:id="13"/>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pStyle w:val="Heading4"/>
        <w:contextualSpacing w:val="0"/>
        <w:rPr>
          <w:rFonts w:ascii="Times New Roman" w:cs="Times New Roman" w:eastAsia="Times New Roman" w:hAnsi="Times New Roman"/>
          <w:b w:val="1"/>
          <w:color w:val="000000"/>
          <w:sz w:val="28"/>
          <w:szCs w:val="28"/>
        </w:rPr>
      </w:pPr>
      <w:bookmarkStart w:colFirst="0" w:colLast="0" w:name="_gp090xcwin6d" w:id="14"/>
      <w:bookmarkEnd w:id="14"/>
      <w:r w:rsidDel="00000000" w:rsidR="00000000" w:rsidRPr="00000000">
        <w:rPr>
          <w:rFonts w:ascii="Times New Roman" w:cs="Times New Roman" w:eastAsia="Times New Roman" w:hAnsi="Times New Roman"/>
          <w:b w:val="1"/>
          <w:color w:val="000000"/>
          <w:sz w:val="28"/>
          <w:szCs w:val="28"/>
          <w:rtl w:val="0"/>
        </w:rPr>
        <w:t xml:space="preserve">Приложение 4.</w:t>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Универсальная инструкция в экспериментах.</w:t>
      </w:r>
      <w:r w:rsidDel="00000000" w:rsidR="00000000" w:rsidRPr="00000000">
        <w:rPr>
          <w:rFonts w:ascii="Times New Roman" w:cs="Times New Roman" w:eastAsia="Times New Roman" w:hAnsi="Times New Roman"/>
          <w:b w:val="1"/>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Привет!</w:t>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Вам будут показаны видеозаписи по 5-6 секунд. Ваша задача - понять, что говорит девушка.</w:t>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Надо просмотреть видеозапись полностью</w:t>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Когда появятся слова «Ваш ответ</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необходимо записать на бумаге, что, по Вашему мнению, говорит девушка.</w:t>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Видео нельзя пересматривать.</w:t>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Видео могут повторяться.</w:t>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продолжить, нажмите пробел.</w:t>
      </w:r>
    </w:p>
    <w:p w:rsidR="00000000" w:rsidDel="00000000" w:rsidP="00000000" w:rsidRDefault="00000000" w:rsidRPr="00000000" w14:paraId="00000186">
      <w:pPr>
        <w:contextualSpacing w:val="0"/>
        <w:rPr/>
      </w:pPr>
      <w:r w:rsidDel="00000000" w:rsidR="00000000" w:rsidRPr="00000000">
        <w:rPr>
          <w:rtl w:val="0"/>
        </w:rPr>
      </w:r>
    </w:p>
    <w:sectPr>
      <w:headerReference r:id="rId28" w:type="first"/>
      <w:footerReference r:id="rId29" w:type="default"/>
      <w:footerReference r:id="rId30"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7">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Для съемки использовались штатив, </w:t>
      </w:r>
      <w:r w:rsidDel="00000000" w:rsidR="00000000" w:rsidRPr="00000000">
        <w:rPr>
          <w:rFonts w:ascii="Georgia" w:cs="Georgia" w:eastAsia="Georgia" w:hAnsi="Georgia"/>
          <w:color w:val="222222"/>
          <w:sz w:val="19"/>
          <w:szCs w:val="19"/>
          <w:rtl w:val="0"/>
        </w:rPr>
        <w:t xml:space="preserve">диктофон Tascam DR-40, микрофон Sennheiser HSP-4-EW-3 и фотоапарат Canon DS126621</w:t>
      </w:r>
      <w:r w:rsidDel="00000000" w:rsidR="00000000" w:rsidRPr="00000000">
        <w:rPr>
          <w:rtl w:val="0"/>
        </w:rPr>
      </w:r>
    </w:p>
  </w:footnote>
  <w:footnote w:id="2">
    <w:p w:rsidR="00000000" w:rsidDel="00000000" w:rsidP="00000000" w:rsidRDefault="00000000" w:rsidRPr="00000000" w14:paraId="0000018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Все участники эксперимента могли задавать вопросы, касающиеся процедуры эксперимента, перед началом.</w:t>
      </w:r>
    </w:p>
  </w:footnote>
  <w:footnote w:id="1">
    <w:p w:rsidR="00000000" w:rsidDel="00000000" w:rsidP="00000000" w:rsidRDefault="00000000" w:rsidRPr="00000000" w14:paraId="00000189">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Огромную благодарность за помощь в эксперименте мы выражаем Ире Пантелеевой.</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cran.r-project.org/web/packages/lingtypology/vignettes/lingtypology.html" TargetMode="External"/><Relationship Id="rId21" Type="http://schemas.openxmlformats.org/officeDocument/2006/relationships/hyperlink" Target="https://cran.r-project.org/web/packages/ggplot2/citation.html" TargetMode="External"/><Relationship Id="rId24" Type="http://schemas.openxmlformats.org/officeDocument/2006/relationships/hyperlink" Target="https://github.com/astafyevai/mcgurk2017-2018/tree/master/text" TargetMode="External"/><Relationship Id="rId23" Type="http://schemas.openxmlformats.org/officeDocument/2006/relationships/hyperlink" Target="https://stat.ethz.ch/pipermail/r-help/2008-May/161481.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8.png"/><Relationship Id="rId26" Type="http://schemas.openxmlformats.org/officeDocument/2006/relationships/hyperlink" Target="http://lmgtfy.com/?q=how+to+cite+PsychoPy" TargetMode="External"/><Relationship Id="rId25" Type="http://schemas.openxmlformats.org/officeDocument/2006/relationships/hyperlink" Target="https://cran.r-project.org/web/packages/lingtypology/vignettes/lingtypology.html" TargetMode="External"/><Relationship Id="rId28" Type="http://schemas.openxmlformats.org/officeDocument/2006/relationships/header" Target="header1.xml"/><Relationship Id="rId27" Type="http://schemas.openxmlformats.org/officeDocument/2006/relationships/hyperlink" Target="https://stat.ethz.ch/pipermail/r-help/2008-May/161481.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hyperlink" Target="https://github.com/astafyevai/McGurk-effect/tree/master/text" TargetMode="External"/><Relationship Id="rId30"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9.jpg"/><Relationship Id="rId13" Type="http://schemas.openxmlformats.org/officeDocument/2006/relationships/hyperlink" Target="http://www.fon.hum.uva.nl/praat/manual/FAQ__How_to_cite_Praat.html" TargetMode="External"/><Relationship Id="rId12" Type="http://schemas.openxmlformats.org/officeDocument/2006/relationships/image" Target="media/image20.png"/><Relationship Id="rId15" Type="http://schemas.openxmlformats.org/officeDocument/2006/relationships/hyperlink" Target="http://lmgtfy.com/?q=how+to+cite+PsychoPy" TargetMode="External"/><Relationship Id="rId14" Type="http://schemas.openxmlformats.org/officeDocument/2006/relationships/image" Target="media/image17.png"/><Relationship Id="rId17" Type="http://schemas.openxmlformats.org/officeDocument/2006/relationships/hyperlink" Target="https://github.com/astafyevai/mcgurk2017-2018" TargetMode="External"/><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